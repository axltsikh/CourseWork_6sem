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6B452" w14:textId="77777777" w:rsidR="0075494D" w:rsidRDefault="0075494D" w:rsidP="0075494D">
      <w:pPr>
        <w:spacing w:after="0" w:line="240" w:lineRule="auto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3D50B230" w14:textId="77777777" w:rsidR="0075494D" w:rsidRDefault="0075494D" w:rsidP="0075494D">
      <w:pPr>
        <w:spacing w:after="0" w:line="240" w:lineRule="auto"/>
        <w:ind w:right="-30"/>
        <w:jc w:val="center"/>
        <w:rPr>
          <w:sz w:val="24"/>
          <w:szCs w:val="24"/>
        </w:rPr>
      </w:pPr>
    </w:p>
    <w:p w14:paraId="5BD0B3C7" w14:textId="77777777" w:rsidR="0075494D" w:rsidRDefault="0075494D" w:rsidP="0075494D">
      <w:pPr>
        <w:spacing w:after="0" w:line="240" w:lineRule="auto"/>
        <w:ind w:right="-30"/>
        <w:jc w:val="center"/>
      </w:pPr>
      <w:r>
        <w:t xml:space="preserve">Учреждение образования «БЕЛОРУССКИЙ ГОСУДАРСТВЕННЫЙ </w:t>
      </w:r>
    </w:p>
    <w:p w14:paraId="708DB90C" w14:textId="77777777" w:rsidR="0075494D" w:rsidRDefault="0075494D" w:rsidP="0075494D">
      <w:pPr>
        <w:spacing w:after="0" w:line="240" w:lineRule="auto"/>
        <w:ind w:right="-30"/>
        <w:jc w:val="center"/>
      </w:pPr>
      <w:r>
        <w:t>ТЕХНОЛОГИЧЕСКИЙ УНИВЕРСИТЕТ»</w:t>
      </w:r>
    </w:p>
    <w:p w14:paraId="080106CF" w14:textId="77777777" w:rsidR="0075494D" w:rsidRDefault="0075494D" w:rsidP="0075494D">
      <w:pPr>
        <w:spacing w:after="0" w:line="240" w:lineRule="auto"/>
        <w:ind w:right="-30"/>
        <w:jc w:val="center"/>
      </w:pPr>
    </w:p>
    <w:p w14:paraId="2A6EFA02" w14:textId="77777777" w:rsidR="0075494D" w:rsidRDefault="0075494D" w:rsidP="0075494D">
      <w:pPr>
        <w:spacing w:after="0" w:line="240" w:lineRule="auto"/>
        <w:ind w:right="-30"/>
        <w:jc w:val="center"/>
      </w:pPr>
    </w:p>
    <w:p w14:paraId="7E79EB26" w14:textId="77777777" w:rsidR="0075494D" w:rsidRDefault="0075494D" w:rsidP="0075494D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63F1B80" w14:textId="77777777" w:rsidR="0075494D" w:rsidRDefault="0075494D" w:rsidP="0075494D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E0EB95E" w14:textId="77777777" w:rsidR="0075494D" w:rsidRDefault="0075494D" w:rsidP="0075494D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75EA2A01" w14:textId="77777777" w:rsidR="0075494D" w:rsidRDefault="0075494D" w:rsidP="0075494D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335A66EB" w14:textId="77777777" w:rsidR="0075494D" w:rsidRDefault="0075494D" w:rsidP="0075494D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2E2B1745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462879FF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19DD13DD" w14:textId="77777777" w:rsidR="0075494D" w:rsidRDefault="0075494D" w:rsidP="0075494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514FD229" w14:textId="77777777" w:rsidR="0075494D" w:rsidRDefault="0075494D" w:rsidP="0075494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7E3E56AB" w14:textId="77777777" w:rsidR="0075494D" w:rsidRDefault="0075494D" w:rsidP="0075494D">
      <w:pPr>
        <w:spacing w:after="0" w:line="240" w:lineRule="auto"/>
        <w:ind w:right="-30"/>
        <w:jc w:val="center"/>
      </w:pPr>
    </w:p>
    <w:p w14:paraId="388FCDEA" w14:textId="408FF07E" w:rsidR="0075494D" w:rsidRDefault="006E13A0" w:rsidP="0075494D">
      <w:pPr>
        <w:spacing w:after="0" w:line="240" w:lineRule="auto"/>
        <w:ind w:right="-30"/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bookmarkStart w:id="1" w:name="_GoBack"/>
      <w:bookmarkEnd w:id="1"/>
      <w:r w:rsidR="0075494D" w:rsidRPr="00C97E19">
        <w:rPr>
          <w:sz w:val="32"/>
          <w:szCs w:val="32"/>
        </w:rPr>
        <w:t xml:space="preserve">риложение </w:t>
      </w:r>
      <w:r>
        <w:rPr>
          <w:sz w:val="32"/>
          <w:szCs w:val="32"/>
        </w:rPr>
        <w:t>для планирования и ведения проектов</w:t>
      </w:r>
    </w:p>
    <w:p w14:paraId="7FDB6425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1E9DCCFD" w14:textId="77777777" w:rsidR="0075494D" w:rsidRDefault="0075494D" w:rsidP="0075494D">
      <w:pPr>
        <w:spacing w:after="0" w:line="240" w:lineRule="auto"/>
        <w:ind w:right="-30"/>
        <w:jc w:val="center"/>
        <w:rPr>
          <w:u w:val="single"/>
        </w:rPr>
      </w:pPr>
    </w:p>
    <w:p w14:paraId="26CDCEF8" w14:textId="338758F5" w:rsidR="0075494D" w:rsidRDefault="0075494D" w:rsidP="0075494D">
      <w:pPr>
        <w:spacing w:after="0" w:line="240" w:lineRule="auto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Тихон Алексей Александрович</w:t>
      </w:r>
      <w:r>
        <w:rPr>
          <w:sz w:val="20"/>
          <w:szCs w:val="20"/>
          <w:u w:val="single"/>
        </w:rPr>
        <w:tab/>
      </w:r>
    </w:p>
    <w:p w14:paraId="4089B764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7E4D531D" w14:textId="77777777" w:rsidR="0075494D" w:rsidRDefault="0075494D" w:rsidP="0075494D">
      <w:pPr>
        <w:spacing w:after="0" w:line="240" w:lineRule="auto"/>
        <w:ind w:right="-30"/>
      </w:pPr>
    </w:p>
    <w:p w14:paraId="777A6CED" w14:textId="5580AA6F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  <w:t xml:space="preserve">              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2EB1C7CB" w14:textId="77777777" w:rsidR="0075494D" w:rsidRDefault="0075494D" w:rsidP="0075494D">
      <w:pPr>
        <w:spacing w:after="0" w:line="240" w:lineRule="auto"/>
        <w:ind w:right="-30"/>
      </w:pPr>
    </w:p>
    <w:p w14:paraId="754A8EC9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В.В</w:t>
      </w:r>
      <w:r>
        <w:rPr>
          <w:u w:val="single"/>
        </w:rPr>
        <w:tab/>
        <w:t>.</w:t>
      </w:r>
      <w:r>
        <w:rPr>
          <w:u w:val="single"/>
        </w:rPr>
        <w:tab/>
      </w:r>
      <w:r>
        <w:rPr>
          <w:u w:val="single"/>
        </w:rPr>
        <w:tab/>
      </w:r>
    </w:p>
    <w:p w14:paraId="48549F45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716EE36B" w14:textId="77777777" w:rsidR="0075494D" w:rsidRDefault="0075494D" w:rsidP="0075494D">
      <w:pPr>
        <w:spacing w:after="0" w:line="240" w:lineRule="auto"/>
        <w:ind w:right="-30"/>
      </w:pPr>
    </w:p>
    <w:p w14:paraId="46177968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t>Консультант: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0D99563D" w14:textId="77777777" w:rsidR="0075494D" w:rsidRDefault="0075494D" w:rsidP="0075494D">
      <w:pPr>
        <w:spacing w:after="0" w:line="240" w:lineRule="auto"/>
        <w:ind w:right="-30"/>
        <w:rPr>
          <w:u w:val="single"/>
        </w:rPr>
      </w:pPr>
    </w:p>
    <w:p w14:paraId="4E8E1243" w14:textId="77777777" w:rsidR="0075494D" w:rsidRDefault="0075494D" w:rsidP="0075494D">
      <w:pPr>
        <w:spacing w:after="0" w:line="240" w:lineRule="auto"/>
        <w:ind w:right="-30"/>
        <w:rPr>
          <w:sz w:val="20"/>
          <w:szCs w:val="20"/>
        </w:rPr>
      </w:pPr>
      <w:r>
        <w:t>Нормоконтролер: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3B5F85B5" w14:textId="77777777" w:rsidR="0075494D" w:rsidRPr="00692807" w:rsidRDefault="0075494D" w:rsidP="0075494D">
      <w:pPr>
        <w:spacing w:after="0" w:line="240" w:lineRule="auto"/>
        <w:ind w:right="-30"/>
      </w:pPr>
    </w:p>
    <w:p w14:paraId="5A9943C6" w14:textId="77777777" w:rsidR="0075494D" w:rsidRDefault="0075494D" w:rsidP="0075494D">
      <w:pPr>
        <w:spacing w:after="0" w:line="240" w:lineRule="auto"/>
        <w:ind w:right="-30"/>
        <w:jc w:val="left"/>
        <w:rPr>
          <w:u w:val="single"/>
        </w:rPr>
      </w:pPr>
    </w:p>
    <w:p w14:paraId="44C9E6A9" w14:textId="77777777" w:rsidR="0075494D" w:rsidRDefault="0075494D" w:rsidP="0075494D">
      <w:pPr>
        <w:spacing w:after="0" w:line="240" w:lineRule="auto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4E9E3BA" w14:textId="0851969B" w:rsidR="004F79C3" w:rsidRDefault="004F79C3"/>
    <w:p w14:paraId="3D0B68B6" w14:textId="79BCF4FE" w:rsidR="0075494D" w:rsidRDefault="0075494D"/>
    <w:p w14:paraId="610F9D2C" w14:textId="2F0D8637" w:rsidR="0075494D" w:rsidRDefault="0075494D"/>
    <w:p w14:paraId="34E2AEAB" w14:textId="7753A2EB" w:rsidR="0075494D" w:rsidRDefault="0075494D"/>
    <w:p w14:paraId="5E9E188A" w14:textId="72205A0B" w:rsidR="0075494D" w:rsidRDefault="0075494D"/>
    <w:sdt>
      <w:sdtPr>
        <w:id w:val="-182673386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7F365C79" w14:textId="1E695285" w:rsidR="00D80ACA" w:rsidRPr="003444F3" w:rsidRDefault="00D80ACA">
          <w:pPr>
            <w:pStyle w:val="ac"/>
            <w:rPr>
              <w:rFonts w:ascii="Times New Roman" w:hAnsi="Times New Roman" w:cs="Times New Roman"/>
              <w:color w:val="000000" w:themeColor="text1"/>
            </w:rPr>
          </w:pPr>
          <w:r w:rsidRPr="003444F3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0B5FF8A8" w14:textId="5E297710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80ACA">
            <w:rPr>
              <w:color w:val="000000" w:themeColor="text1"/>
            </w:rPr>
            <w:fldChar w:fldCharType="begin"/>
          </w:r>
          <w:r w:rsidRPr="00D80ACA">
            <w:rPr>
              <w:color w:val="000000" w:themeColor="text1"/>
            </w:rPr>
            <w:instrText xml:space="preserve"> TOC \o "1-3" \h \z \u </w:instrText>
          </w:r>
          <w:r w:rsidRPr="00D80ACA">
            <w:rPr>
              <w:color w:val="000000" w:themeColor="text1"/>
            </w:rPr>
            <w:fldChar w:fldCharType="separate"/>
          </w:r>
          <w:hyperlink w:anchor="_Toc135152436" w:history="1">
            <w:r w:rsidRPr="002F4C2F">
              <w:rPr>
                <w:rStyle w:val="ad"/>
                <w:rFonts w:eastAsia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3010C" w14:textId="272B66DA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37" w:history="1">
            <w:r w:rsidRPr="002F4C2F">
              <w:rPr>
                <w:rStyle w:val="ad"/>
                <w:rFonts w:eastAsia="Times New Roman" w:cs="Times New Roman"/>
                <w:b/>
                <w:noProof/>
              </w:rPr>
              <w:t>1 Обзор аналогов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1627" w14:textId="457CB600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38" w:history="1">
            <w:r w:rsidRPr="002F4C2F">
              <w:rPr>
                <w:rStyle w:val="ad"/>
                <w:noProof/>
              </w:rPr>
              <w:t>1.1 Обзор приложения «Trello»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CC7A" w14:textId="75486709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39" w:history="1">
            <w:r w:rsidRPr="002F4C2F">
              <w:rPr>
                <w:rStyle w:val="ad"/>
                <w:rFonts w:eastAsia="Times New Roman"/>
                <w:noProof/>
              </w:rPr>
              <w:t>1.2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5D40" w14:textId="3E5E621A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0" w:history="1">
            <w:r w:rsidRPr="002F4C2F">
              <w:rPr>
                <w:rStyle w:val="ad"/>
                <w:rFonts w:eastAsia="Times New Roman"/>
                <w:noProof/>
              </w:rPr>
              <w:t>1.3 Выводы по главе «Обзор аналогов и постановка задачи»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66E6" w14:textId="4BC8CF5D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1" w:history="1">
            <w:r w:rsidRPr="002F4C2F">
              <w:rPr>
                <w:rStyle w:val="ad"/>
                <w:rFonts w:cs="Times New Roman"/>
                <w:b/>
                <w:bCs/>
                <w:noProof/>
              </w:rPr>
              <w:t>2.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48C5" w14:textId="4486A579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2" w:history="1">
            <w:r w:rsidRPr="002F4C2F">
              <w:rPr>
                <w:rStyle w:val="ad"/>
                <w:noProof/>
              </w:rPr>
              <w:t>2.1 Проектирование глобальной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5E6C" w14:textId="6D4A0F20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3" w:history="1">
            <w:r w:rsidRPr="002F4C2F">
              <w:rPr>
                <w:rStyle w:val="ad"/>
                <w:noProof/>
              </w:rPr>
              <w:t>2.2 Проектирование локальной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01933" w14:textId="6D98EB63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4" w:history="1">
            <w:r w:rsidRPr="002F4C2F">
              <w:rPr>
                <w:rStyle w:val="ad"/>
                <w:noProof/>
              </w:rPr>
              <w:t>2.3 Проектирование сервисов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6356" w14:textId="714B83DF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5" w:history="1">
            <w:r w:rsidRPr="002F4C2F">
              <w:rPr>
                <w:rStyle w:val="ad"/>
                <w:noProof/>
              </w:rPr>
              <w:t>2.4 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C1B7" w14:textId="15EF562C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6" w:history="1">
            <w:r w:rsidRPr="002F4C2F">
              <w:rPr>
                <w:rStyle w:val="ad"/>
                <w:noProof/>
              </w:rPr>
              <w:t>2.5 Проектирование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83C4" w14:textId="273BD628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7" w:history="1">
            <w:r w:rsidRPr="002F4C2F">
              <w:rPr>
                <w:rStyle w:val="ad"/>
                <w:rFonts w:eastAsia="Times New Roman"/>
                <w:noProof/>
              </w:rPr>
              <w:t>2.6 Выводы по главе «Проектирование программного продукта»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BA76" w14:textId="7C2872A7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8" w:history="1">
            <w:r w:rsidRPr="002F4C2F">
              <w:rPr>
                <w:rStyle w:val="ad"/>
                <w:rFonts w:cs="Times New Roman"/>
                <w:b/>
                <w:bCs/>
                <w:noProof/>
              </w:rPr>
              <w:t>3 Программная реализация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2CEA" w14:textId="081A22FC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49" w:history="1">
            <w:r w:rsidRPr="002F4C2F">
              <w:rPr>
                <w:rStyle w:val="ad"/>
                <w:noProof/>
              </w:rPr>
              <w:t>3.1 Технические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E400" w14:textId="3F416ED4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0" w:history="1">
            <w:r w:rsidRPr="002F4C2F">
              <w:rPr>
                <w:rStyle w:val="ad"/>
                <w:noProof/>
              </w:rPr>
              <w:t>3.2 Разработка глобальной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A96C" w14:textId="26AF3C45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1" w:history="1">
            <w:r w:rsidRPr="002F4C2F">
              <w:rPr>
                <w:rStyle w:val="ad"/>
                <w:noProof/>
              </w:rPr>
              <w:t>3.3 Разработка локальной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54A67" w14:textId="3A3A70A0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2" w:history="1">
            <w:r w:rsidRPr="002F4C2F">
              <w:rPr>
                <w:rStyle w:val="ad"/>
                <w:rFonts w:eastAsia="Times New Roman"/>
                <w:noProof/>
              </w:rPr>
              <w:t>3.4 Разработка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5E22" w14:textId="0CD5D6F0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3" w:history="1">
            <w:r w:rsidRPr="002F4C2F">
              <w:rPr>
                <w:rStyle w:val="ad"/>
                <w:noProof/>
              </w:rPr>
              <w:t>3.5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1CFD" w14:textId="1AE4BCF2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4" w:history="1">
            <w:r w:rsidRPr="002F4C2F">
              <w:rPr>
                <w:rStyle w:val="ad"/>
                <w:noProof/>
              </w:rPr>
              <w:t>3.7 Разработка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933" w14:textId="6F013C03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5" w:history="1">
            <w:r w:rsidRPr="002F4C2F">
              <w:rPr>
                <w:rStyle w:val="ad"/>
                <w:bCs/>
                <w:noProof/>
              </w:rPr>
              <w:t xml:space="preserve">3.8 Выводы по главе </w:t>
            </w:r>
            <w:r w:rsidRPr="002F4C2F">
              <w:rPr>
                <w:rStyle w:val="ad"/>
                <w:rFonts w:eastAsia="Times New Roman"/>
                <w:noProof/>
              </w:rPr>
              <w:t>«Программная реализация продукта»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315B" w14:textId="58901420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6" w:history="1">
            <w:r w:rsidRPr="002F4C2F">
              <w:rPr>
                <w:rStyle w:val="ad"/>
                <w:rFonts w:eastAsia="Times New Roman" w:cs="Times New Roman"/>
                <w:b/>
                <w:noProof/>
              </w:rPr>
              <w:t>4 Обеспечение безопасности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2089" w14:textId="72D93844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7" w:history="1">
            <w:r w:rsidRPr="002F4C2F">
              <w:rPr>
                <w:rStyle w:val="ad"/>
                <w:rFonts w:eastAsia="Times New Roman"/>
                <w:noProof/>
              </w:rPr>
              <w:t>4.1 Вывод по главе «Обеспечение безопасности информационной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8159E" w14:textId="479061C3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8" w:history="1">
            <w:r w:rsidRPr="002F4C2F">
              <w:rPr>
                <w:rStyle w:val="ad"/>
                <w:rFonts w:eastAsia="Times New Roman" w:cs="Times New Roman"/>
                <w:b/>
                <w:noProof/>
              </w:rPr>
              <w:t>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1A74" w14:textId="6864F391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59" w:history="1">
            <w:r w:rsidRPr="002F4C2F">
              <w:rPr>
                <w:rStyle w:val="ad"/>
                <w:noProof/>
              </w:rPr>
              <w:t>5.1 Руководство пользователя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95A2" w14:textId="6C40EC0E" w:rsidR="00D80ACA" w:rsidRDefault="00D80A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60" w:history="1">
            <w:r w:rsidRPr="002F4C2F">
              <w:rPr>
                <w:rStyle w:val="ad"/>
                <w:noProof/>
              </w:rPr>
              <w:t>5.2 Руководство пользователя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11E4" w14:textId="04482250" w:rsidR="00D80ACA" w:rsidRDefault="00D80A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152461" w:history="1">
            <w:r w:rsidRPr="002F4C2F">
              <w:rPr>
                <w:rStyle w:val="ad"/>
                <w:rFonts w:eastAsia="Times New Roman" w:cs="Times New Roman"/>
                <w:b/>
                <w:noProof/>
                <w:highlight w:val="white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8145" w14:textId="5DF5077B" w:rsidR="00D80ACA" w:rsidRDefault="00D80ACA">
          <w:r w:rsidRPr="00D80ACA">
            <w:rPr>
              <w:color w:val="000000" w:themeColor="text1"/>
            </w:rPr>
            <w:fldChar w:fldCharType="end"/>
          </w:r>
        </w:p>
      </w:sdtContent>
    </w:sdt>
    <w:p w14:paraId="5E2B581F" w14:textId="408B6379" w:rsidR="0075494D" w:rsidRDefault="0075494D"/>
    <w:p w14:paraId="6BD1AEB3" w14:textId="6627EA82" w:rsidR="0075494D" w:rsidRDefault="0075494D"/>
    <w:p w14:paraId="0756A3E7" w14:textId="77777777" w:rsidR="0075494D" w:rsidRDefault="0075494D" w:rsidP="00EF473F">
      <w:pPr>
        <w:pStyle w:val="1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34794365"/>
      <w:bookmarkStart w:id="3" w:name="_Toc13515243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2"/>
      <w:bookmarkEnd w:id="3"/>
    </w:p>
    <w:p w14:paraId="33211B72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 w:rsidRPr="0095628E">
        <w:rPr>
          <w:rFonts w:cs="Times New Roman"/>
          <w:szCs w:val="28"/>
        </w:rPr>
        <w:t xml:space="preserve">Для успешного функционирования бизнеса необходимо четко следить за рабочим процессом. Рабочий процесс можно описать с помощью трех вопросов: что, как и когда необходимо сделать. В наше время задачи становятся объемнее и сложнее, </w:t>
      </w:r>
      <w:r>
        <w:rPr>
          <w:rFonts w:cs="Times New Roman"/>
          <w:szCs w:val="28"/>
        </w:rPr>
        <w:t>у</w:t>
      </w:r>
      <w:r w:rsidRPr="0095628E">
        <w:rPr>
          <w:rFonts w:cs="Times New Roman"/>
          <w:szCs w:val="28"/>
        </w:rPr>
        <w:t xml:space="preserve">держать все в голове становится попросту невозможно. </w:t>
      </w:r>
      <w:r>
        <w:rPr>
          <w:rFonts w:cs="Times New Roman"/>
          <w:szCs w:val="28"/>
        </w:rPr>
        <w:t>Для решения данной проблемы существуют различные системы управления рабочими процессами. Такие системы могут применяться абсолютно в любой сфере</w:t>
      </w:r>
      <w:r w:rsidRPr="0095628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финансы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логистика</w:t>
      </w:r>
      <w:r w:rsidRPr="0095628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техническое обслуживание. </w:t>
      </w:r>
    </w:p>
    <w:p w14:paraId="1826B15E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систем управления рабочими процессами позволяет повысить производительность и эффективность работы</w:t>
      </w:r>
      <w:r w:rsidRPr="00F65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снизить количество ошибок. Также одним из важных преимуществ использования систем управления рабочим процессом является обеспечение прозрачности выполняемых работ. Прозрачность позволяет более точно планировать и распределять ресурсы</w:t>
      </w:r>
      <w:r w:rsidRPr="001C1E1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обеспечивать согласованность внутри коллектива.</w:t>
      </w:r>
    </w:p>
    <w:p w14:paraId="1F6F2B88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Для успешного функционирования системы управления рабочими процессами необходимо обеспечить представление задач в удобном и простом для понимания формате. Все проекты можно разделить на три категории</w:t>
      </w:r>
      <w:r w:rsidRPr="005424D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выполненные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выполняющиеся и ожидающие выполнения в будущем. Также необходима возможность разбивать проект на подзадачи</w:t>
      </w:r>
      <w:r w:rsidRPr="005424D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будут распределяться между участниками команды.</w:t>
      </w:r>
    </w:p>
    <w:p w14:paraId="06E5C5B8" w14:textId="77777777" w:rsidR="0075494D" w:rsidRDefault="0075494D" w:rsidP="0075494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 мобильной версии системы управления рабочими процессами связана с возможностью возникновения ситуации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которой у сотрудника не будет доступа к компьютеру. Однако мобильные устройства всегда находятся под рукой и обеспечивают простой и быстрый доступ к приложениям. </w:t>
      </w:r>
    </w:p>
    <w:p w14:paraId="37DED7FF" w14:textId="77777777" w:rsidR="0075494D" w:rsidRDefault="0075494D" w:rsidP="007549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 предусмотреть невозможность пользователя выйти в интернет. В такой ситуации пользователь должен обладать возможностью просмотреть текущие проекты и задачи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он должен выполнить. То есть необходимо обеспечить автономность приложения в условиях отсутствия доступа в сеть интернет.</w:t>
      </w:r>
    </w:p>
    <w:p w14:paraId="7B11154B" w14:textId="77777777" w:rsidR="0075494D" w:rsidRPr="004F1B46" w:rsidRDefault="0075494D" w:rsidP="007549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Подводя итог и обобщив всю вышеизложенную информацию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определим цель выполнения курсового проекта как разработку системы управления рабочим процессом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позволяет создавать проекты</w:t>
      </w:r>
      <w:r w:rsidRPr="004F1B4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разбивать их на подзадачи и распределять между участниками проекта. При этом необходимо разработать мобильную версию и обеспечить её автономность с помощью синхронизации внутренней базы данных с глобальной базой данных.</w:t>
      </w:r>
    </w:p>
    <w:p w14:paraId="15CCFE59" w14:textId="7DDC5B8F" w:rsidR="0075494D" w:rsidRDefault="0075494D" w:rsidP="0075494D">
      <w:pPr>
        <w:spacing w:after="0" w:line="240" w:lineRule="auto"/>
        <w:ind w:firstLine="709"/>
      </w:pPr>
      <w:r>
        <w:br w:type="page"/>
      </w:r>
    </w:p>
    <w:p w14:paraId="09B17FDA" w14:textId="50CE845E" w:rsidR="00D74AA8" w:rsidRDefault="00D74AA8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34794366"/>
      <w:bookmarkStart w:id="5" w:name="_Toc13515243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Обзор аналогов </w:t>
      </w:r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 постановка задачи</w:t>
      </w:r>
      <w:bookmarkEnd w:id="5"/>
    </w:p>
    <w:p w14:paraId="1DB8F992" w14:textId="23BEEC2B" w:rsidR="009D140C" w:rsidRPr="00D80ACA" w:rsidRDefault="009D140C" w:rsidP="00D80ACA">
      <w:pPr>
        <w:pStyle w:val="2"/>
        <w:spacing w:before="360" w:after="240"/>
      </w:pPr>
      <w:bookmarkStart w:id="6" w:name="_Toc135152438"/>
      <w:r w:rsidRPr="00D80ACA">
        <w:t>1.1 Обзор приложения «Trello»</w:t>
      </w:r>
      <w:bookmarkEnd w:id="6"/>
    </w:p>
    <w:p w14:paraId="01BFA810" w14:textId="4B5C29DE" w:rsidR="006D212D" w:rsidRPr="006D212D" w:rsidRDefault="006D212D" w:rsidP="009D140C">
      <w:pPr>
        <w:ind w:firstLine="709"/>
      </w:pPr>
      <w:r>
        <w:t xml:space="preserve">В качестве аналога было выбрано мобильное приложение </w:t>
      </w:r>
      <w:r>
        <w:rPr>
          <w:lang w:val="en-US"/>
        </w:rPr>
        <w:t>Trello</w:t>
      </w:r>
      <w:r w:rsidRPr="006D212D">
        <w:t xml:space="preserve"> (</w:t>
      </w:r>
      <w:r>
        <w:t>рис 1.1</w:t>
      </w:r>
      <w:r w:rsidRPr="006D212D">
        <w:t>)</w:t>
      </w:r>
      <w:r>
        <w:t>.</w:t>
      </w:r>
    </w:p>
    <w:p w14:paraId="2EE11D1D" w14:textId="29BF10E7" w:rsidR="006D212D" w:rsidRDefault="006D212D" w:rsidP="006D212D">
      <w:r>
        <w:rPr>
          <w:noProof/>
        </w:rPr>
        <w:drawing>
          <wp:inline distT="0" distB="0" distL="0" distR="0" wp14:anchorId="05E29AA6" wp14:editId="669F0DE5">
            <wp:extent cx="5940425" cy="4455160"/>
            <wp:effectExtent l="0" t="0" r="3175" b="2540"/>
            <wp:docPr id="45" name="Рисунок 45" descr="Trello project boards design concept.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llo project boards design concept. on Beha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C6AD" w14:textId="739E15C6" w:rsidR="006D212D" w:rsidRPr="006D212D" w:rsidRDefault="006D212D" w:rsidP="006D212D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75494D">
        <w:rPr>
          <w:sz w:val="24"/>
          <w:szCs w:val="24"/>
        </w:rPr>
        <w:t xml:space="preserve">.1 – </w:t>
      </w:r>
      <w:r>
        <w:rPr>
          <w:sz w:val="24"/>
          <w:szCs w:val="24"/>
        </w:rPr>
        <w:t xml:space="preserve">мобильное приложение </w:t>
      </w:r>
      <w:r>
        <w:rPr>
          <w:sz w:val="24"/>
          <w:szCs w:val="24"/>
          <w:lang w:val="en-US"/>
        </w:rPr>
        <w:t>Trello</w:t>
      </w:r>
    </w:p>
    <w:p w14:paraId="21F82CEF" w14:textId="534D7881" w:rsidR="006D212D" w:rsidRDefault="006D212D" w:rsidP="009D140C">
      <w:pPr>
        <w:ind w:firstLine="709"/>
        <w:contextualSpacing/>
        <w:rPr>
          <w:rFonts w:cs="Times New Roman"/>
          <w:color w:val="202122"/>
          <w:szCs w:val="28"/>
          <w:shd w:val="clear" w:color="auto" w:fill="FFFFFF"/>
        </w:rPr>
      </w:pPr>
      <w:r>
        <w:rPr>
          <w:lang w:val="en-US"/>
        </w:rPr>
        <w:t>Trello</w:t>
      </w:r>
      <w:r w:rsidRPr="006D212D">
        <w:t xml:space="preserve"> - </w:t>
      </w:r>
      <w:r w:rsidRPr="006D212D">
        <w:rPr>
          <w:rFonts w:cs="Times New Roman"/>
          <w:color w:val="202122"/>
          <w:szCs w:val="28"/>
          <w:shd w:val="clear" w:color="auto" w:fill="FFFFFF"/>
        </w:rPr>
        <w:t>облачная программа для управления проектами небольших групп, разработанная Fog Creek Software.</w:t>
      </w:r>
    </w:p>
    <w:p w14:paraId="588C0C6B" w14:textId="4D94C01D" w:rsidR="009D140C" w:rsidRDefault="006D212D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cs="Times New Roman"/>
          <w:color w:val="202122"/>
          <w:szCs w:val="28"/>
          <w:shd w:val="clear" w:color="auto" w:fill="FFFFFF"/>
          <w:lang w:val="en-US"/>
        </w:rPr>
        <w:t>Trello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>позволяет создавать карточки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которые представляют из себя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, </w:t>
      </w:r>
      <w:r>
        <w:rPr>
          <w:rFonts w:cs="Times New Roman"/>
          <w:color w:val="202122"/>
          <w:szCs w:val="28"/>
          <w:shd w:val="clear" w:color="auto" w:fill="FFFFFF"/>
        </w:rPr>
        <w:t>изменять статус задачу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rFonts w:cs="Times New Roman"/>
          <w:color w:val="202122"/>
          <w:szCs w:val="28"/>
          <w:shd w:val="clear" w:color="auto" w:fill="FFFFFF"/>
        </w:rPr>
        <w:t>задача может находиться в одном из трех состояний</w:t>
      </w:r>
      <w:r w:rsidRPr="006D212D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Сделать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В работе</w:t>
      </w:r>
      <w:r w:rsidRPr="006D212D">
        <w:rPr>
          <w:rFonts w:eastAsia="Times New Roman" w:cs="Times New Roman"/>
          <w:color w:val="000000"/>
          <w:szCs w:val="28"/>
        </w:rPr>
        <w:t>», «</w:t>
      </w:r>
      <w:r>
        <w:rPr>
          <w:rFonts w:eastAsia="Times New Roman" w:cs="Times New Roman"/>
          <w:color w:val="000000"/>
          <w:szCs w:val="28"/>
        </w:rPr>
        <w:t>Готово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. </w:t>
      </w:r>
      <w:r w:rsidR="009D140C">
        <w:rPr>
          <w:rFonts w:eastAsia="Times New Roman" w:cs="Times New Roman"/>
          <w:color w:val="000000"/>
          <w:szCs w:val="28"/>
        </w:rPr>
        <w:t>Карточки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>в зависимости от состояния</w:t>
      </w:r>
      <w:r w:rsidR="009D140C" w:rsidRPr="009D140C">
        <w:rPr>
          <w:rFonts w:eastAsia="Times New Roman" w:cs="Times New Roman"/>
          <w:color w:val="000000"/>
          <w:szCs w:val="28"/>
        </w:rPr>
        <w:t xml:space="preserve">, </w:t>
      </w:r>
      <w:r w:rsidR="009D140C">
        <w:rPr>
          <w:rFonts w:eastAsia="Times New Roman" w:cs="Times New Roman"/>
          <w:color w:val="000000"/>
          <w:szCs w:val="28"/>
        </w:rPr>
        <w:t xml:space="preserve">распределяются в три колонки. </w:t>
      </w:r>
    </w:p>
    <w:p w14:paraId="184610CE" w14:textId="455084FE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позволяет создавать множество проектов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называемых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досками</w:t>
      </w:r>
      <w:r w:rsidRPr="006D212D">
        <w:rPr>
          <w:rFonts w:eastAsia="Times New Roman" w:cs="Times New Roman"/>
          <w:color w:val="000000"/>
          <w:szCs w:val="28"/>
        </w:rPr>
        <w:t>»</w:t>
      </w:r>
      <w:r w:rsidRPr="009D140C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 xml:space="preserve"> Каждая из досок также имеет свое состояние.</w:t>
      </w:r>
    </w:p>
    <w:p w14:paraId="3D0AD4AC" w14:textId="35E85EB5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Также </w:t>
      </w: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поддерживает функцию </w:t>
      </w:r>
      <w:r w:rsidRPr="006D212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Чек -листы</w:t>
      </w:r>
      <w:r w:rsidRPr="006D212D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 По сути</w:t>
      </w:r>
      <w:r w:rsidRPr="009D140C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данная функция позволяет разбивать задачи на подзадачи для более удобного оформления задачи.</w:t>
      </w:r>
    </w:p>
    <w:p w14:paraId="3ED0EAC6" w14:textId="6E76F852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Trello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9D140C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одна из самых популярных на данный момент систем управления проектами. </w:t>
      </w:r>
    </w:p>
    <w:p w14:paraId="652165A9" w14:textId="089B2ABF" w:rsidR="009D140C" w:rsidRPr="009D140C" w:rsidRDefault="009D140C" w:rsidP="00D80ACA">
      <w:pPr>
        <w:pStyle w:val="2"/>
        <w:spacing w:before="360" w:after="240"/>
        <w:rPr>
          <w:rFonts w:eastAsia="Times New Roman"/>
        </w:rPr>
      </w:pPr>
      <w:bookmarkStart w:id="7" w:name="_Toc135152439"/>
      <w:r>
        <w:rPr>
          <w:rFonts w:eastAsia="Times New Roman"/>
        </w:rPr>
        <w:lastRenderedPageBreak/>
        <w:t>1.2 Постановка задач</w:t>
      </w:r>
      <w:bookmarkEnd w:id="7"/>
    </w:p>
    <w:p w14:paraId="1820AB32" w14:textId="58FEF437" w:rsidR="009D140C" w:rsidRDefault="009D140C" w:rsidP="009D140C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Делая выводы из вышеперечисленного</w:t>
      </w:r>
      <w:r w:rsidRPr="009D140C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можно сделать заключение и сформировать</w:t>
      </w:r>
      <w:r w:rsidR="00D80ACA">
        <w:rPr>
          <w:rFonts w:eastAsia="Times New Roman" w:cs="Times New Roman"/>
          <w:color w:val="000000"/>
          <w:szCs w:val="28"/>
        </w:rPr>
        <w:t xml:space="preserve"> задачу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: </w:t>
      </w:r>
      <w:r w:rsidR="00D80ACA">
        <w:rPr>
          <w:rFonts w:eastAsia="Times New Roman" w:cs="Times New Roman"/>
          <w:color w:val="000000"/>
          <w:szCs w:val="28"/>
        </w:rPr>
        <w:t>разработать мобильное приложение</w:t>
      </w:r>
      <w:r w:rsidR="00D80ACA" w:rsidRPr="00D80ACA">
        <w:rPr>
          <w:rFonts w:eastAsia="Times New Roman" w:cs="Times New Roman"/>
          <w:color w:val="000000"/>
          <w:szCs w:val="28"/>
        </w:rPr>
        <w:t xml:space="preserve">, </w:t>
      </w:r>
      <w:r w:rsidR="00D80ACA">
        <w:rPr>
          <w:rFonts w:eastAsia="Times New Roman" w:cs="Times New Roman"/>
          <w:color w:val="000000"/>
          <w:szCs w:val="28"/>
        </w:rPr>
        <w:t>обладающее следующими</w:t>
      </w:r>
      <w:r>
        <w:rPr>
          <w:rFonts w:eastAsia="Times New Roman" w:cs="Times New Roman"/>
          <w:color w:val="000000"/>
          <w:szCs w:val="28"/>
        </w:rPr>
        <w:t xml:space="preserve"> основны</w:t>
      </w:r>
      <w:r w:rsidR="00D80ACA">
        <w:rPr>
          <w:rFonts w:eastAsia="Times New Roman" w:cs="Times New Roman"/>
          <w:color w:val="000000"/>
          <w:szCs w:val="28"/>
        </w:rPr>
        <w:t>ми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D80ACA">
        <w:rPr>
          <w:rFonts w:eastAsia="Times New Roman" w:cs="Times New Roman"/>
          <w:color w:val="000000"/>
          <w:szCs w:val="28"/>
        </w:rPr>
        <w:t>функциями</w:t>
      </w:r>
      <w:r w:rsidRPr="009D140C">
        <w:rPr>
          <w:rFonts w:eastAsia="Times New Roman" w:cs="Times New Roman"/>
          <w:color w:val="000000"/>
          <w:szCs w:val="28"/>
        </w:rPr>
        <w:t>:</w:t>
      </w:r>
    </w:p>
    <w:p w14:paraId="0A93E95A" w14:textId="5763F021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создавать проекты</w:t>
      </w:r>
      <w:r>
        <w:rPr>
          <w:sz w:val="28"/>
          <w:szCs w:val="20"/>
          <w:lang w:val="en-US"/>
        </w:rPr>
        <w:t>;</w:t>
      </w:r>
    </w:p>
    <w:p w14:paraId="676BEAE6" w14:textId="6EFBD107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создавать команды для выполнения проекта</w:t>
      </w:r>
      <w:r w:rsidRPr="009D140C">
        <w:rPr>
          <w:sz w:val="28"/>
          <w:szCs w:val="20"/>
        </w:rPr>
        <w:t>;</w:t>
      </w:r>
    </w:p>
    <w:p w14:paraId="321F6527" w14:textId="23A62E44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создания задач и подзадач</w:t>
      </w:r>
      <w:r w:rsidRPr="009D140C">
        <w:rPr>
          <w:sz w:val="28"/>
          <w:szCs w:val="20"/>
        </w:rPr>
        <w:t>;</w:t>
      </w:r>
    </w:p>
    <w:p w14:paraId="14BF61B9" w14:textId="595FEE28" w:rsidR="009D140C" w:rsidRDefault="009D140C" w:rsidP="009D140C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Возможность изменения статуса проекта.</w:t>
      </w:r>
    </w:p>
    <w:p w14:paraId="504060CD" w14:textId="29E7A9DF" w:rsidR="009D140C" w:rsidRDefault="009D140C" w:rsidP="00D80ACA">
      <w:pPr>
        <w:pStyle w:val="2"/>
        <w:spacing w:before="360" w:after="240"/>
        <w:rPr>
          <w:rFonts w:eastAsia="Times New Roman"/>
        </w:rPr>
      </w:pPr>
      <w:bookmarkStart w:id="8" w:name="_Toc135152440"/>
      <w:r>
        <w:rPr>
          <w:rFonts w:eastAsia="Times New Roman"/>
        </w:rPr>
        <w:t xml:space="preserve">1.3 Выводы по главе </w:t>
      </w:r>
      <w:r w:rsidRPr="00035142">
        <w:rPr>
          <w:rFonts w:eastAsia="Times New Roman"/>
        </w:rPr>
        <w:t>«</w:t>
      </w:r>
      <w:r>
        <w:rPr>
          <w:rFonts w:eastAsia="Times New Roman"/>
        </w:rPr>
        <w:t>Обзор аналогов и постановка задачи</w:t>
      </w:r>
      <w:r w:rsidRPr="00035142">
        <w:rPr>
          <w:rFonts w:eastAsia="Times New Roman"/>
        </w:rPr>
        <w:t>»</w:t>
      </w:r>
      <w:bookmarkEnd w:id="8"/>
      <w:r w:rsidR="00D80ACA">
        <w:rPr>
          <w:rFonts w:eastAsia="Times New Roman"/>
        </w:rPr>
        <w:tab/>
      </w:r>
    </w:p>
    <w:p w14:paraId="376C88E2" w14:textId="191FE4BC" w:rsidR="00D80ACA" w:rsidRDefault="00D80ACA" w:rsidP="00D80ACA">
      <w:r>
        <w:tab/>
        <w:t xml:space="preserve">В данной главе был выполнен обзор одного из самых популярных приложений для управления проектом – </w:t>
      </w:r>
      <w:r>
        <w:rPr>
          <w:lang w:val="en-US"/>
        </w:rPr>
        <w:t>Trello</w:t>
      </w:r>
      <w:r w:rsidRPr="00D80ACA">
        <w:t xml:space="preserve">. </w:t>
      </w:r>
      <w:r>
        <w:t>На основе возможностей данного приложения были сформулированы требования к разрабатываемому приложению</w:t>
      </w:r>
      <w:r w:rsidRPr="00D80ACA">
        <w:t xml:space="preserve">, </w:t>
      </w:r>
      <w:r>
        <w:t>а также поставлена основная задача проекта.</w:t>
      </w:r>
    </w:p>
    <w:p w14:paraId="7796C1B5" w14:textId="6D922C8B" w:rsidR="00D80ACA" w:rsidRDefault="00D80ACA" w:rsidP="00D80ACA"/>
    <w:p w14:paraId="1BC3D100" w14:textId="4235B442" w:rsidR="00D80ACA" w:rsidRDefault="00D80ACA" w:rsidP="00D80ACA"/>
    <w:p w14:paraId="215117DA" w14:textId="3F0CD1CC" w:rsidR="00D80ACA" w:rsidRDefault="00D80ACA" w:rsidP="00D80ACA"/>
    <w:p w14:paraId="69D96383" w14:textId="53CB81B7" w:rsidR="00D80ACA" w:rsidRDefault="00D80ACA" w:rsidP="00D80ACA"/>
    <w:p w14:paraId="413C1D40" w14:textId="3A3AFCF0" w:rsidR="00D80ACA" w:rsidRDefault="00D80ACA" w:rsidP="00D80ACA"/>
    <w:p w14:paraId="0406511E" w14:textId="01629BC8" w:rsidR="00D80ACA" w:rsidRDefault="00D80ACA" w:rsidP="00D80ACA"/>
    <w:p w14:paraId="3EFEFDC1" w14:textId="5759B47F" w:rsidR="00D80ACA" w:rsidRDefault="00D80ACA" w:rsidP="00D80ACA"/>
    <w:p w14:paraId="276E5A35" w14:textId="4F877693" w:rsidR="00D80ACA" w:rsidRDefault="00D80ACA" w:rsidP="00D80ACA"/>
    <w:p w14:paraId="1ADCBEA5" w14:textId="218A803B" w:rsidR="00D80ACA" w:rsidRDefault="00D80ACA" w:rsidP="00D80ACA"/>
    <w:p w14:paraId="59662B6D" w14:textId="3F9CE630" w:rsidR="00D80ACA" w:rsidRDefault="00D80ACA" w:rsidP="00D80ACA"/>
    <w:p w14:paraId="0137A75E" w14:textId="4F1C7227" w:rsidR="00D80ACA" w:rsidRDefault="00D80ACA" w:rsidP="00D80ACA"/>
    <w:p w14:paraId="11541412" w14:textId="6192A392" w:rsidR="00D80ACA" w:rsidRDefault="00D80ACA" w:rsidP="00D80ACA"/>
    <w:p w14:paraId="5199F83F" w14:textId="1AD56B6C" w:rsidR="00D80ACA" w:rsidRDefault="00D80ACA" w:rsidP="00D80ACA"/>
    <w:p w14:paraId="0886BC3E" w14:textId="33F05E3B" w:rsidR="00D80ACA" w:rsidRDefault="00D80ACA" w:rsidP="00D80ACA"/>
    <w:p w14:paraId="275BD0C1" w14:textId="37162CFA" w:rsidR="00D80ACA" w:rsidRDefault="00D80ACA" w:rsidP="00D80ACA"/>
    <w:p w14:paraId="68C83188" w14:textId="4F5C5980" w:rsidR="00D80ACA" w:rsidRDefault="00D80ACA" w:rsidP="00D80ACA"/>
    <w:p w14:paraId="24E25819" w14:textId="77777777" w:rsidR="00D80ACA" w:rsidRPr="00D80ACA" w:rsidRDefault="00D80ACA" w:rsidP="00D80ACA"/>
    <w:p w14:paraId="245C6335" w14:textId="4B6CB193" w:rsidR="0075494D" w:rsidRDefault="0030731A" w:rsidP="00EF473F">
      <w:pPr>
        <w:pStyle w:val="1"/>
        <w:spacing w:before="36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1524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75494D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9"/>
    </w:p>
    <w:p w14:paraId="2370AFB7" w14:textId="6157DF59" w:rsidR="0075494D" w:rsidRPr="0075494D" w:rsidRDefault="0075494D" w:rsidP="00D80ACA">
      <w:pPr>
        <w:pStyle w:val="2"/>
        <w:spacing w:before="360" w:after="240"/>
      </w:pPr>
      <w:bookmarkStart w:id="10" w:name="_Toc135152442"/>
      <w:r w:rsidRPr="0075494D">
        <w:t>2.1 Проектирование глобальной базы данных</w:t>
      </w:r>
      <w:bookmarkEnd w:id="10"/>
    </w:p>
    <w:p w14:paraId="2EA7F54E" w14:textId="758352FB" w:rsidR="0075494D" w:rsidRDefault="0075494D" w:rsidP="0075494D">
      <w:pPr>
        <w:spacing w:after="0"/>
        <w:ind w:firstLine="709"/>
        <w:contextualSpacing/>
        <w:rPr>
          <w:rFonts w:eastAsia="Times New Roman" w:cs="Times New Roman"/>
          <w:color w:val="000000"/>
          <w:szCs w:val="28"/>
          <w:lang w:val="en-US"/>
        </w:rPr>
      </w:pPr>
      <w:r>
        <w:t>Глобальная</w:t>
      </w:r>
      <w:r w:rsidRPr="0075494D">
        <w:rPr>
          <w:lang w:val="en-US"/>
        </w:rPr>
        <w:t xml:space="preserve"> </w:t>
      </w:r>
      <w:r>
        <w:t>база</w:t>
      </w:r>
      <w:r w:rsidRPr="0075494D">
        <w:rPr>
          <w:lang w:val="en-US"/>
        </w:rPr>
        <w:t xml:space="preserve"> </w:t>
      </w:r>
      <w:r>
        <w:t>данных</w:t>
      </w:r>
      <w:r w:rsidRPr="0075494D">
        <w:rPr>
          <w:lang w:val="en-US"/>
        </w:rPr>
        <w:t xml:space="preserve"> </w:t>
      </w:r>
      <w:r>
        <w:t>состоит</w:t>
      </w:r>
      <w:r w:rsidRPr="0075494D">
        <w:rPr>
          <w:lang w:val="en-US"/>
        </w:rPr>
        <w:t xml:space="preserve"> </w:t>
      </w:r>
      <w:r>
        <w:t>из</w:t>
      </w:r>
      <w:r w:rsidRPr="0075494D">
        <w:rPr>
          <w:lang w:val="en-US"/>
        </w:rPr>
        <w:t xml:space="preserve"> 7 </w:t>
      </w:r>
      <w:r>
        <w:t>таблиц</w:t>
      </w:r>
      <w:r w:rsidRPr="0075494D">
        <w:rPr>
          <w:lang w:val="en-US"/>
        </w:rPr>
        <w:t xml:space="preserve">: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AppUser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Organisation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ProjectMember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SubTask</w:t>
      </w:r>
      <w:r w:rsidRPr="0075494D">
        <w:rPr>
          <w:rFonts w:eastAsia="Times New Roman" w:cs="Times New Roman"/>
          <w:color w:val="000000"/>
          <w:szCs w:val="28"/>
          <w:lang w:val="en-US"/>
        </w:rPr>
        <w:t>»,</w:t>
      </w:r>
      <w:r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75494D">
        <w:rPr>
          <w:rFonts w:eastAsia="Times New Roman" w:cs="Times New Roman"/>
          <w:color w:val="000000"/>
          <w:szCs w:val="28"/>
          <w:lang w:val="en-US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SubTaskExecutor</w:t>
      </w:r>
      <w:r w:rsidRPr="0075494D">
        <w:rPr>
          <w:rFonts w:eastAsia="Times New Roman" w:cs="Times New Roman"/>
          <w:color w:val="000000"/>
          <w:szCs w:val="28"/>
          <w:lang w:val="en-US"/>
        </w:rPr>
        <w:t>»</w:t>
      </w:r>
      <w:r>
        <w:rPr>
          <w:rFonts w:eastAsia="Times New Roman" w:cs="Times New Roman"/>
          <w:color w:val="000000"/>
          <w:szCs w:val="28"/>
          <w:lang w:val="en-US"/>
        </w:rPr>
        <w:t xml:space="preserve">. </w:t>
      </w:r>
    </w:p>
    <w:p w14:paraId="4A136536" w14:textId="71D6C2BF" w:rsidR="0075494D" w:rsidRDefault="0075494D" w:rsidP="0075494D">
      <w:pPr>
        <w:ind w:firstLine="709"/>
      </w:pPr>
      <w:r>
        <w:t>Схема глобальной базы данных представлена на рисунке 1.</w:t>
      </w:r>
    </w:p>
    <w:p w14:paraId="56F9FADE" w14:textId="4A8AF404" w:rsidR="0075494D" w:rsidRDefault="005B516F" w:rsidP="0075494D">
      <w:pPr>
        <w:spacing w:before="280" w:after="280"/>
        <w:jc w:val="center"/>
      </w:pPr>
      <w:r w:rsidRPr="005B516F">
        <w:rPr>
          <w:noProof/>
        </w:rPr>
        <w:drawing>
          <wp:inline distT="0" distB="0" distL="0" distR="0" wp14:anchorId="5081663A" wp14:editId="3EFA5208">
            <wp:extent cx="5940425" cy="52438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0863" w14:textId="5DE10555" w:rsidR="0075494D" w:rsidRDefault="0075494D" w:rsidP="0075494D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2.1 – схема глобальной базы данных</w:t>
      </w:r>
    </w:p>
    <w:p w14:paraId="560B0E72" w14:textId="599A8A71" w:rsidR="0075494D" w:rsidRDefault="0075494D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 xml:space="preserve">Таблица </w:t>
      </w:r>
      <w:r w:rsidRPr="0075494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AppUser</w:t>
      </w:r>
      <w:r w:rsidRPr="0075494D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 xml:space="preserve">предназначена для хранения </w:t>
      </w:r>
      <w:r w:rsidR="00262935">
        <w:rPr>
          <w:rFonts w:eastAsia="Times New Roman" w:cs="Times New Roman"/>
          <w:color w:val="000000"/>
          <w:szCs w:val="28"/>
        </w:rPr>
        <w:t>имен пользователей</w:t>
      </w:r>
      <w:r w:rsidR="00262935" w:rsidRPr="00262935">
        <w:rPr>
          <w:rFonts w:eastAsia="Times New Roman" w:cs="Times New Roman"/>
          <w:color w:val="000000"/>
          <w:szCs w:val="28"/>
        </w:rPr>
        <w:t xml:space="preserve">, </w:t>
      </w:r>
      <w:r w:rsidR="00262935">
        <w:rPr>
          <w:rFonts w:eastAsia="Times New Roman" w:cs="Times New Roman"/>
          <w:color w:val="000000"/>
          <w:szCs w:val="28"/>
        </w:rPr>
        <w:t>а также их паролей.</w:t>
      </w:r>
    </w:p>
    <w:p w14:paraId="18BDF023" w14:textId="696C6A1E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Organisation</w:t>
      </w:r>
      <w:r w:rsidRPr="00262935">
        <w:rPr>
          <w:rFonts w:eastAsia="Times New Roman" w:cs="Times New Roman"/>
          <w:color w:val="000000"/>
          <w:szCs w:val="28"/>
        </w:rPr>
        <w:t xml:space="preserve">» </w:t>
      </w:r>
      <w:r>
        <w:rPr>
          <w:rFonts w:eastAsia="Times New Roman" w:cs="Times New Roman"/>
          <w:color w:val="000000"/>
          <w:szCs w:val="28"/>
        </w:rPr>
        <w:t>хранит информацию об организациях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 которые могут вступать пользователи.</w:t>
      </w:r>
    </w:p>
    <w:p w14:paraId="7F2FEF6A" w14:textId="3DAB284F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OrganisationMember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используется для хранения информации об участниках организации.</w:t>
      </w:r>
    </w:p>
    <w:p w14:paraId="6A362B0D" w14:textId="75ADC05E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данные о проектах</w:t>
      </w:r>
      <w:r w:rsidRPr="00262935">
        <w:rPr>
          <w:rFonts w:eastAsia="Times New Roman" w:cs="Times New Roman"/>
          <w:color w:val="000000"/>
          <w:szCs w:val="28"/>
        </w:rPr>
        <w:t xml:space="preserve">: </w:t>
      </w:r>
      <w:r>
        <w:rPr>
          <w:rFonts w:eastAsia="Times New Roman" w:cs="Times New Roman"/>
          <w:color w:val="000000"/>
          <w:szCs w:val="28"/>
        </w:rPr>
        <w:t>название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описание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начала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дата конца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состояние проекта</w:t>
      </w:r>
      <w:r w:rsidRPr="00262935"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 xml:space="preserve"> а также данные о создателе проекта.</w:t>
      </w:r>
    </w:p>
    <w:p w14:paraId="25B9B9E1" w14:textId="39EF4D8B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ProjectMember</w:t>
      </w:r>
      <w:r w:rsidRPr="00262935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информацию об участниках проекта</w:t>
      </w:r>
      <w:r w:rsidRPr="0026293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а также используется для идентификации исполнителя задачи.</w:t>
      </w:r>
    </w:p>
    <w:p w14:paraId="2C7E9222" w14:textId="690E40CA" w:rsidR="00262935" w:rsidRDefault="00262935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5B516F" w:rsidRPr="005B516F">
        <w:rPr>
          <w:rFonts w:eastAsia="Times New Roman" w:cs="Times New Roman"/>
          <w:color w:val="000000"/>
          <w:szCs w:val="28"/>
        </w:rPr>
        <w:t>«</w:t>
      </w:r>
      <w:r w:rsidR="005B516F">
        <w:rPr>
          <w:rFonts w:eastAsia="Times New Roman" w:cs="Times New Roman"/>
          <w:color w:val="000000"/>
          <w:szCs w:val="28"/>
          <w:lang w:val="en-US"/>
        </w:rPr>
        <w:t>SubTaskExecutor</w:t>
      </w:r>
      <w:r w:rsidR="005B516F" w:rsidRPr="005B516F">
        <w:rPr>
          <w:rFonts w:eastAsia="Times New Roman" w:cs="Times New Roman"/>
          <w:color w:val="000000"/>
          <w:szCs w:val="28"/>
        </w:rPr>
        <w:t xml:space="preserve">» </w:t>
      </w:r>
      <w:r w:rsidR="005B516F">
        <w:rPr>
          <w:rFonts w:eastAsia="Times New Roman" w:cs="Times New Roman"/>
          <w:color w:val="000000"/>
          <w:szCs w:val="28"/>
        </w:rPr>
        <w:t>используется для хранения данных об исполнителе задачи.</w:t>
      </w:r>
    </w:p>
    <w:p w14:paraId="62D86BA8" w14:textId="7E133E8E" w:rsidR="005B516F" w:rsidRDefault="005B516F" w:rsidP="008C4FF5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SubTask</w:t>
      </w:r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 xml:space="preserve"> хранит в себе данные о задачах</w:t>
      </w:r>
      <w:r w:rsidRPr="005B516F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которые должны быть выполнены. В данной таблице столбец </w:t>
      </w:r>
      <w:r>
        <w:rPr>
          <w:rFonts w:eastAsia="Times New Roman" w:cs="Times New Roman"/>
          <w:color w:val="000000"/>
          <w:szCs w:val="28"/>
          <w:lang w:val="en-US"/>
        </w:rPr>
        <w:t>parent</w:t>
      </w:r>
      <w:r w:rsidRPr="008C4FF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указывает на </w:t>
      </w:r>
      <w:r w:rsidR="008C4FF5">
        <w:rPr>
          <w:rFonts w:eastAsia="Times New Roman" w:cs="Times New Roman"/>
          <w:color w:val="000000"/>
          <w:szCs w:val="28"/>
        </w:rPr>
        <w:t>родительскую задачу</w:t>
      </w:r>
      <w:r w:rsidR="008C4FF5" w:rsidRPr="008C4FF5">
        <w:rPr>
          <w:rFonts w:eastAsia="Times New Roman" w:cs="Times New Roman"/>
          <w:color w:val="000000"/>
          <w:szCs w:val="28"/>
        </w:rPr>
        <w:t xml:space="preserve">. </w:t>
      </w:r>
    </w:p>
    <w:p w14:paraId="0A198A2E" w14:textId="5A20D66C" w:rsidR="008C4FF5" w:rsidRPr="0075494D" w:rsidRDefault="008C4FF5" w:rsidP="00D80ACA">
      <w:pPr>
        <w:pStyle w:val="2"/>
        <w:spacing w:before="360" w:after="240"/>
      </w:pPr>
      <w:bookmarkStart w:id="11" w:name="_Toc135152443"/>
      <w:r w:rsidRPr="0075494D">
        <w:t>2.</w:t>
      </w:r>
      <w:r>
        <w:t>2</w:t>
      </w:r>
      <w:r w:rsidRPr="0075494D">
        <w:t xml:space="preserve"> Проектирование </w:t>
      </w:r>
      <w:r>
        <w:t>лока</w:t>
      </w:r>
      <w:r w:rsidRPr="0075494D">
        <w:t>льной базы данных</w:t>
      </w:r>
      <w:bookmarkEnd w:id="11"/>
    </w:p>
    <w:p w14:paraId="20A2D5F4" w14:textId="38157D68" w:rsidR="008C4FF5" w:rsidRDefault="008C4FF5" w:rsidP="008C4FF5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Локальная база данных используется для обеспечения автономности. Пользователь</w:t>
      </w:r>
      <w:r w:rsidRPr="008C4FF5">
        <w:rPr>
          <w:szCs w:val="28"/>
        </w:rPr>
        <w:t xml:space="preserve">, </w:t>
      </w:r>
      <w:r>
        <w:rPr>
          <w:szCs w:val="28"/>
        </w:rPr>
        <w:t>даже не имя доступа в интернет может просмотреть текущие проекты и его задачи</w:t>
      </w:r>
      <w:r w:rsidRPr="008C4FF5">
        <w:rPr>
          <w:szCs w:val="28"/>
        </w:rPr>
        <w:t xml:space="preserve">, </w:t>
      </w:r>
      <w:r>
        <w:rPr>
          <w:szCs w:val="28"/>
        </w:rPr>
        <w:t>создать новый проект</w:t>
      </w:r>
      <w:r w:rsidRPr="008C4FF5">
        <w:rPr>
          <w:szCs w:val="28"/>
        </w:rPr>
        <w:t xml:space="preserve">, </w:t>
      </w:r>
      <w:r>
        <w:rPr>
          <w:szCs w:val="28"/>
        </w:rPr>
        <w:t>изменить состояние текущего проекта</w:t>
      </w:r>
      <w:r w:rsidRPr="008C4FF5">
        <w:rPr>
          <w:szCs w:val="28"/>
        </w:rPr>
        <w:t xml:space="preserve">: </w:t>
      </w:r>
      <w:r>
        <w:rPr>
          <w:szCs w:val="28"/>
        </w:rPr>
        <w:t>добавить новую задачу или подзадачу</w:t>
      </w:r>
      <w:r w:rsidRPr="008C4FF5">
        <w:rPr>
          <w:szCs w:val="28"/>
        </w:rPr>
        <w:t xml:space="preserve">, </w:t>
      </w:r>
      <w:r>
        <w:rPr>
          <w:szCs w:val="28"/>
        </w:rPr>
        <w:t>внести изменение в состояние текущих задач. Локальная база данных имеет аналогичные глобальной структуру и связи</w:t>
      </w:r>
      <w:r w:rsidRPr="008C4FF5">
        <w:rPr>
          <w:szCs w:val="28"/>
        </w:rPr>
        <w:t xml:space="preserve">, </w:t>
      </w:r>
      <w:r>
        <w:rPr>
          <w:szCs w:val="28"/>
        </w:rPr>
        <w:t xml:space="preserve">однако с целью реализации обратной синхронизации были добавлены некоторые столбцы в таблицы </w:t>
      </w:r>
      <w:r w:rsidRPr="0075494D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AppUser</w:t>
      </w:r>
      <w:r w:rsidRPr="0075494D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</w:t>
      </w:r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262935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ProjectMember</w:t>
      </w:r>
      <w:r w:rsidRPr="00262935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SubTask</w:t>
      </w:r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,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lang w:val="en-US"/>
        </w:rPr>
        <w:t>SubTaskExecutor</w:t>
      </w:r>
      <w:r w:rsidRPr="005B516F">
        <w:rPr>
          <w:rFonts w:eastAsia="Times New Roman" w:cs="Times New Roman"/>
          <w:color w:val="000000"/>
          <w:szCs w:val="28"/>
        </w:rPr>
        <w:t>»</w:t>
      </w:r>
      <w:r w:rsidRPr="008C4FF5"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>Данные столбцы продемонстрированы на рисунке 2.2.</w:t>
      </w:r>
    </w:p>
    <w:p w14:paraId="2B78C4C4" w14:textId="5CB1BD98" w:rsidR="008C4FF5" w:rsidRDefault="008C4FF5" w:rsidP="00F36200">
      <w:pPr>
        <w:spacing w:before="280" w:after="280"/>
        <w:jc w:val="center"/>
        <w:rPr>
          <w:rFonts w:eastAsia="Times New Roman" w:cs="Times New Roman"/>
          <w:color w:val="000000"/>
          <w:szCs w:val="28"/>
          <w:lang w:val="en-US"/>
        </w:rPr>
      </w:pPr>
      <w:r w:rsidRPr="008C4FF5">
        <w:rPr>
          <w:rFonts w:eastAsia="Times New Roman" w:cs="Times New Roman"/>
          <w:noProof/>
          <w:color w:val="000000"/>
          <w:szCs w:val="28"/>
          <w:lang w:val="en-US"/>
        </w:rPr>
        <w:drawing>
          <wp:inline distT="0" distB="0" distL="0" distR="0" wp14:anchorId="48F902D4" wp14:editId="71E0E6F4">
            <wp:extent cx="3933825" cy="373243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1" cy="37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301" w14:textId="639B576A" w:rsidR="008C4FF5" w:rsidRDefault="008C4FF5" w:rsidP="008C4FF5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 w:rsidRPr="008C4FF5">
        <w:rPr>
          <w:sz w:val="24"/>
          <w:szCs w:val="24"/>
        </w:rPr>
        <w:t>2</w:t>
      </w:r>
      <w:r w:rsidRPr="0075494D">
        <w:rPr>
          <w:sz w:val="24"/>
          <w:szCs w:val="24"/>
        </w:rPr>
        <w:t xml:space="preserve"> – схема </w:t>
      </w:r>
      <w:r>
        <w:rPr>
          <w:sz w:val="24"/>
          <w:szCs w:val="24"/>
        </w:rPr>
        <w:t>лока</w:t>
      </w:r>
      <w:r w:rsidRPr="0075494D">
        <w:rPr>
          <w:sz w:val="24"/>
          <w:szCs w:val="24"/>
        </w:rPr>
        <w:t>льной базы данных</w:t>
      </w:r>
    </w:p>
    <w:p w14:paraId="2C9B5095" w14:textId="5B7FC55C" w:rsidR="00BC3621" w:rsidRDefault="008C4FF5" w:rsidP="008C4FF5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ab/>
        <w:t>Столбцы</w:t>
      </w:r>
      <w:r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  <w:lang w:val="en-US"/>
        </w:rPr>
        <w:t>changed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</w:rPr>
        <w:t>в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</w:rPr>
        <w:t>таблицах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«</w:t>
      </w:r>
      <w:r w:rsidR="00BC3621">
        <w:rPr>
          <w:rFonts w:eastAsia="Times New Roman" w:cs="Times New Roman"/>
          <w:color w:val="000000"/>
          <w:szCs w:val="28"/>
          <w:lang w:val="en-US"/>
        </w:rPr>
        <w:t>AppUser</w:t>
      </w:r>
      <w:r w:rsidR="00BC3621" w:rsidRPr="00BC3621">
        <w:rPr>
          <w:rFonts w:eastAsia="Times New Roman" w:cs="Times New Roman"/>
          <w:color w:val="000000"/>
          <w:szCs w:val="28"/>
        </w:rPr>
        <w:t>», «</w:t>
      </w:r>
      <w:r w:rsidR="00BC3621">
        <w:rPr>
          <w:rFonts w:eastAsia="Times New Roman" w:cs="Times New Roman"/>
          <w:color w:val="000000"/>
          <w:szCs w:val="28"/>
          <w:lang w:val="en-US"/>
        </w:rPr>
        <w:t>Project</w:t>
      </w:r>
      <w:r w:rsidR="00BC3621" w:rsidRPr="00BC3621">
        <w:rPr>
          <w:rFonts w:eastAsia="Times New Roman" w:cs="Times New Roman"/>
          <w:color w:val="000000"/>
          <w:szCs w:val="28"/>
        </w:rPr>
        <w:t>», «</w:t>
      </w:r>
      <w:r w:rsidR="00BC3621">
        <w:rPr>
          <w:rFonts w:eastAsia="Times New Roman" w:cs="Times New Roman"/>
          <w:color w:val="000000"/>
          <w:szCs w:val="28"/>
          <w:lang w:val="en-US"/>
        </w:rPr>
        <w:t>ProjectMember</w:t>
      </w:r>
      <w:r w:rsidR="00BC3621" w:rsidRPr="00BC3621">
        <w:rPr>
          <w:rFonts w:eastAsia="Times New Roman" w:cs="Times New Roman"/>
          <w:color w:val="000000"/>
          <w:szCs w:val="28"/>
        </w:rPr>
        <w:t>»,</w:t>
      </w:r>
      <w:r w:rsidR="00BC3621">
        <w:rPr>
          <w:rFonts w:eastAsia="Times New Roman" w:cs="Times New Roman"/>
          <w:color w:val="000000"/>
          <w:szCs w:val="28"/>
        </w:rPr>
        <w:t xml:space="preserve"> </w:t>
      </w:r>
      <w:r w:rsidR="00BC3621" w:rsidRPr="00BC3621">
        <w:rPr>
          <w:rFonts w:eastAsia="Times New Roman" w:cs="Times New Roman"/>
          <w:color w:val="000000"/>
          <w:szCs w:val="28"/>
        </w:rPr>
        <w:t>«</w:t>
      </w:r>
      <w:r w:rsidR="00BC3621">
        <w:rPr>
          <w:rFonts w:eastAsia="Times New Roman" w:cs="Times New Roman"/>
          <w:color w:val="000000"/>
          <w:szCs w:val="28"/>
          <w:lang w:val="en-US"/>
        </w:rPr>
        <w:t>SubTaskExecutor</w:t>
      </w:r>
      <w:r w:rsidR="00BC3621" w:rsidRPr="00BC3621">
        <w:rPr>
          <w:rFonts w:eastAsia="Times New Roman" w:cs="Times New Roman"/>
          <w:color w:val="000000"/>
          <w:szCs w:val="28"/>
        </w:rPr>
        <w:t>»</w:t>
      </w:r>
      <w:r w:rsidR="003444F3" w:rsidRPr="003444F3">
        <w:rPr>
          <w:rFonts w:eastAsia="Times New Roman" w:cs="Times New Roman"/>
          <w:color w:val="000000"/>
          <w:szCs w:val="28"/>
        </w:rPr>
        <w:t xml:space="preserve"> </w:t>
      </w:r>
      <w:r w:rsidR="003444F3">
        <w:rPr>
          <w:rFonts w:eastAsia="Times New Roman" w:cs="Times New Roman"/>
          <w:color w:val="000000"/>
          <w:szCs w:val="28"/>
        </w:rPr>
        <w:t xml:space="preserve">и </w:t>
      </w:r>
      <w:r w:rsidR="003444F3" w:rsidRPr="005B516F">
        <w:rPr>
          <w:rFonts w:eastAsia="Times New Roman" w:cs="Times New Roman"/>
          <w:color w:val="000000"/>
          <w:szCs w:val="28"/>
        </w:rPr>
        <w:t>«</w:t>
      </w:r>
      <w:r w:rsidR="003444F3">
        <w:rPr>
          <w:rFonts w:eastAsia="Times New Roman" w:cs="Times New Roman"/>
          <w:color w:val="000000"/>
          <w:szCs w:val="28"/>
          <w:lang w:val="en-US"/>
        </w:rPr>
        <w:t>SubTask</w:t>
      </w:r>
      <w:r w:rsidR="003444F3" w:rsidRPr="005B516F">
        <w:rPr>
          <w:rFonts w:eastAsia="Times New Roman" w:cs="Times New Roman"/>
          <w:color w:val="000000"/>
          <w:szCs w:val="28"/>
        </w:rPr>
        <w:t>»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</w:rPr>
        <w:t>используются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</w:rPr>
        <w:t>для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 </w:t>
      </w:r>
      <w:r w:rsidR="00BC3621">
        <w:rPr>
          <w:rFonts w:eastAsia="Times New Roman" w:cs="Times New Roman"/>
          <w:color w:val="000000"/>
          <w:szCs w:val="28"/>
        </w:rPr>
        <w:t>идентификации записей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, </w:t>
      </w:r>
      <w:r w:rsidR="00BC3621">
        <w:rPr>
          <w:rFonts w:eastAsia="Times New Roman" w:cs="Times New Roman"/>
          <w:color w:val="000000"/>
          <w:szCs w:val="28"/>
        </w:rPr>
        <w:t>которые были внесены в локальную базу данных</w:t>
      </w:r>
      <w:r w:rsidR="00BC3621" w:rsidRPr="00BC3621">
        <w:rPr>
          <w:rFonts w:eastAsia="Times New Roman" w:cs="Times New Roman"/>
          <w:color w:val="000000"/>
          <w:szCs w:val="28"/>
        </w:rPr>
        <w:t xml:space="preserve">, </w:t>
      </w:r>
      <w:r w:rsidR="00BC3621">
        <w:rPr>
          <w:rFonts w:eastAsia="Times New Roman" w:cs="Times New Roman"/>
          <w:color w:val="000000"/>
          <w:szCs w:val="28"/>
        </w:rPr>
        <w:t xml:space="preserve">однако на данный момент они не существуют в глобальной базе данных. </w:t>
      </w:r>
    </w:p>
    <w:p w14:paraId="04751FA7" w14:textId="0D2879D4" w:rsidR="00BC3621" w:rsidRDefault="00BC3621" w:rsidP="00D80ACA">
      <w:pPr>
        <w:pStyle w:val="2"/>
        <w:spacing w:before="360" w:after="240"/>
      </w:pPr>
      <w:bookmarkStart w:id="12" w:name="_Toc135152444"/>
      <w:r w:rsidRPr="0075494D">
        <w:t>2.</w:t>
      </w:r>
      <w:r w:rsidR="007163F1">
        <w:t>3</w:t>
      </w:r>
      <w:r w:rsidRPr="0075494D">
        <w:t xml:space="preserve"> Проектирование </w:t>
      </w:r>
      <w:r>
        <w:t>сервисов доступа к данным</w:t>
      </w:r>
      <w:bookmarkEnd w:id="12"/>
    </w:p>
    <w:p w14:paraId="0F33A378" w14:textId="77777777" w:rsidR="0030731A" w:rsidRDefault="0030731A" w:rsidP="0030731A">
      <w:pPr>
        <w:spacing w:after="0" w:line="240" w:lineRule="auto"/>
        <w:ind w:firstLine="709"/>
      </w:pPr>
      <w:r>
        <w:t xml:space="preserve">Для синхронизации двух и более клиентов необходимо серверное приложение. Серверная часть приложения должна предоставлять WEB API для доступа к каждой сущности в базе данных. Передаваемые или получаемые данные от сервера должны передаваться в формате JSON. </w:t>
      </w:r>
    </w:p>
    <w:p w14:paraId="4B12EA44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Серверное приложение должно быть построено на основе архитектурного стиля REST и будет использоваться для взаимодействия компонентов распределённого приложения в сети.</w:t>
      </w:r>
    </w:p>
    <w:p w14:paraId="2FB20AF8" w14:textId="77777777" w:rsidR="0030731A" w:rsidRDefault="0030731A" w:rsidP="003073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Сервер содержит в себе реализованные сервисы для взаимодействия с каждой сущностью базы данных.</w:t>
      </w:r>
    </w:p>
    <w:p w14:paraId="5C5BA4E2" w14:textId="77777777" w:rsidR="0030731A" w:rsidRDefault="0030731A" w:rsidP="0030731A">
      <w:pPr>
        <w:spacing w:after="0" w:line="240" w:lineRule="auto"/>
        <w:ind w:firstLine="709"/>
      </w:pPr>
      <w: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64D66027" w14:textId="4FC34F62" w:rsidR="0030731A" w:rsidRDefault="0030731A" w:rsidP="00D80ACA">
      <w:pPr>
        <w:spacing w:line="240" w:lineRule="auto"/>
        <w:ind w:firstLine="709"/>
      </w:pPr>
      <w: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12C95133" w14:textId="503CC8E6" w:rsidR="003444F3" w:rsidRDefault="003444F3" w:rsidP="00D80ACA">
      <w:pPr>
        <w:spacing w:line="240" w:lineRule="auto"/>
        <w:ind w:firstLine="709"/>
      </w:pPr>
    </w:p>
    <w:p w14:paraId="46F4024F" w14:textId="26804AB4" w:rsidR="003444F3" w:rsidRDefault="003444F3" w:rsidP="00D80ACA">
      <w:pPr>
        <w:spacing w:line="240" w:lineRule="auto"/>
        <w:ind w:firstLine="709"/>
      </w:pPr>
    </w:p>
    <w:p w14:paraId="22BEAA24" w14:textId="3CFF7FBE" w:rsidR="003444F3" w:rsidRDefault="003444F3" w:rsidP="00D80ACA">
      <w:pPr>
        <w:spacing w:line="240" w:lineRule="auto"/>
        <w:ind w:firstLine="709"/>
      </w:pPr>
    </w:p>
    <w:p w14:paraId="30D47E41" w14:textId="38F247A1" w:rsidR="003444F3" w:rsidRDefault="003444F3" w:rsidP="00D80ACA">
      <w:pPr>
        <w:spacing w:line="240" w:lineRule="auto"/>
        <w:ind w:firstLine="709"/>
      </w:pPr>
    </w:p>
    <w:p w14:paraId="41B2AC74" w14:textId="1618B300" w:rsidR="003444F3" w:rsidRDefault="003444F3" w:rsidP="00D80ACA">
      <w:pPr>
        <w:spacing w:line="240" w:lineRule="auto"/>
        <w:ind w:firstLine="709"/>
      </w:pPr>
    </w:p>
    <w:p w14:paraId="4C97C5A4" w14:textId="34CBDE59" w:rsidR="003444F3" w:rsidRDefault="003444F3" w:rsidP="00D80ACA">
      <w:pPr>
        <w:spacing w:line="240" w:lineRule="auto"/>
        <w:ind w:firstLine="709"/>
      </w:pPr>
    </w:p>
    <w:p w14:paraId="0C1DBC06" w14:textId="794F73B1" w:rsidR="003444F3" w:rsidRDefault="003444F3" w:rsidP="00D80ACA">
      <w:pPr>
        <w:spacing w:line="240" w:lineRule="auto"/>
        <w:ind w:firstLine="709"/>
      </w:pPr>
    </w:p>
    <w:p w14:paraId="781640D6" w14:textId="37AB4881" w:rsidR="003444F3" w:rsidRDefault="003444F3" w:rsidP="00D80ACA">
      <w:pPr>
        <w:spacing w:line="240" w:lineRule="auto"/>
        <w:ind w:firstLine="709"/>
      </w:pPr>
    </w:p>
    <w:p w14:paraId="410958F3" w14:textId="77777777" w:rsidR="003444F3" w:rsidRPr="0030731A" w:rsidRDefault="003444F3" w:rsidP="00D80ACA">
      <w:pPr>
        <w:spacing w:line="240" w:lineRule="auto"/>
        <w:ind w:firstLine="709"/>
      </w:pPr>
    </w:p>
    <w:p w14:paraId="44B82F1C" w14:textId="3619B810" w:rsidR="00BC3621" w:rsidRDefault="007163F1" w:rsidP="00D80ACA">
      <w:pPr>
        <w:pStyle w:val="2"/>
        <w:spacing w:before="360" w:after="240"/>
      </w:pPr>
      <w:bookmarkStart w:id="13" w:name="_Toc135152445"/>
      <w:r w:rsidRPr="007163F1">
        <w:lastRenderedPageBreak/>
        <w:t>2.4 Проектирование мобильного приложения</w:t>
      </w:r>
      <w:bookmarkEnd w:id="13"/>
    </w:p>
    <w:p w14:paraId="13B71615" w14:textId="36EC3F0A" w:rsidR="007163F1" w:rsidRDefault="007163F1" w:rsidP="007163F1">
      <w:pPr>
        <w:ind w:firstLine="708"/>
      </w:pPr>
      <w:r>
        <w:t xml:space="preserve">Приложение должно обеспечивать пользователю осуществлять планирование и выполнение проектов. </w:t>
      </w:r>
    </w:p>
    <w:p w14:paraId="1B67BCA4" w14:textId="0E53D445" w:rsidR="007163F1" w:rsidRDefault="007163F1" w:rsidP="007163F1">
      <w:pPr>
        <w:ind w:firstLine="708"/>
      </w:pPr>
      <w:ins w:id="14" w:author="User" w:date="2023-05-15T18:55:00Z">
        <w:r>
          <w:t>На данном этапе был разработан макет приложения. Макет экранов входа</w:t>
        </w:r>
        <w:r w:rsidRPr="007163F1">
          <w:t xml:space="preserve">, </w:t>
        </w:r>
        <w:r>
          <w:t>регистрации и экрана со списком проектов предста</w:t>
        </w:r>
      </w:ins>
      <w:r>
        <w:t>в</w:t>
      </w:r>
      <w:ins w:id="15" w:author="User" w:date="2023-05-15T18:55:00Z">
        <w:r>
          <w:t>лены на рисунке</w:t>
        </w:r>
      </w:ins>
      <w:r>
        <w:t xml:space="preserve"> 2.3.</w:t>
      </w:r>
      <w:del w:id="16" w:author="User" w:date="2023-05-15T18:55:00Z">
        <w:r w:rsidDel="007163F1">
          <w:tab/>
          <w:delText xml:space="preserve">На данном этапе был разработан макет приложения </w:delText>
        </w:r>
      </w:del>
    </w:p>
    <w:p w14:paraId="5E1BB919" w14:textId="41031091" w:rsidR="007163F1" w:rsidRDefault="007163F1" w:rsidP="003444F3">
      <w:pPr>
        <w:spacing w:before="280" w:after="280"/>
        <w:jc w:val="center"/>
      </w:pPr>
      <w:r w:rsidRPr="007163F1">
        <w:rPr>
          <w:noProof/>
        </w:rPr>
        <w:drawing>
          <wp:inline distT="0" distB="0" distL="0" distR="0" wp14:anchorId="7BA28BE5" wp14:editId="643A56D6">
            <wp:extent cx="4391025" cy="30504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662" cy="30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5099" w14:textId="41AA46A6" w:rsidR="007163F1" w:rsidRDefault="007163F1" w:rsidP="007163F1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3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65C2738A" w14:textId="1148D387" w:rsidR="007163F1" w:rsidRDefault="007163F1" w:rsidP="007163F1">
      <w:pPr>
        <w:rPr>
          <w:szCs w:val="28"/>
        </w:rPr>
      </w:pPr>
      <w:r>
        <w:rPr>
          <w:szCs w:val="28"/>
        </w:rPr>
        <w:tab/>
        <w:t>Макет экранов Подробности о проекте Создание нового проекта и создание подзадача представлены на рисунке 2.4.</w:t>
      </w:r>
    </w:p>
    <w:p w14:paraId="31E7A40E" w14:textId="437B29D9" w:rsidR="007163F1" w:rsidRPr="007163F1" w:rsidRDefault="007163F1" w:rsidP="00F36200">
      <w:pPr>
        <w:spacing w:before="280" w:after="280"/>
        <w:jc w:val="center"/>
        <w:rPr>
          <w:szCs w:val="28"/>
        </w:rPr>
      </w:pPr>
      <w:r w:rsidRPr="007163F1">
        <w:rPr>
          <w:noProof/>
          <w:szCs w:val="28"/>
        </w:rPr>
        <w:drawing>
          <wp:inline distT="0" distB="0" distL="0" distR="0" wp14:anchorId="670142D8" wp14:editId="7E9B17A7">
            <wp:extent cx="4019550" cy="277437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927" cy="27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0B7" w14:textId="6C427487" w:rsidR="007163F1" w:rsidRDefault="007163F1" w:rsidP="007163F1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4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4C7D49D1" w14:textId="0F0BBA97" w:rsidR="00F36200" w:rsidRPr="0032252D" w:rsidRDefault="00F36200" w:rsidP="0032252D">
      <w:pPr>
        <w:ind w:firstLine="708"/>
      </w:pPr>
      <w:r>
        <w:rPr>
          <w:szCs w:val="28"/>
        </w:rPr>
        <w:lastRenderedPageBreak/>
        <w:t>Макет экранов создание новой организации добавление участника и управление организацией представлены на рисунке 2.5.</w:t>
      </w:r>
    </w:p>
    <w:p w14:paraId="654FEB20" w14:textId="123E07AE" w:rsidR="007163F1" w:rsidRDefault="007163F1" w:rsidP="003A74F9">
      <w:pPr>
        <w:spacing w:before="280" w:after="280"/>
        <w:jc w:val="center"/>
        <w:rPr>
          <w:sz w:val="24"/>
          <w:szCs w:val="24"/>
        </w:rPr>
      </w:pPr>
      <w:r w:rsidRPr="007163F1">
        <w:rPr>
          <w:noProof/>
        </w:rPr>
        <w:drawing>
          <wp:inline distT="0" distB="0" distL="0" distR="0" wp14:anchorId="6242FB59" wp14:editId="4441208E">
            <wp:extent cx="4324350" cy="3087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586" cy="31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3F1">
        <w:rPr>
          <w:sz w:val="24"/>
          <w:szCs w:val="24"/>
        </w:rPr>
        <w:t xml:space="preserve"> </w:t>
      </w:r>
    </w:p>
    <w:p w14:paraId="6D6F5BF9" w14:textId="75F28FEB" w:rsidR="003A74F9" w:rsidRDefault="0032252D" w:rsidP="003A74F9">
      <w:pPr>
        <w:spacing w:before="280" w:after="280"/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5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вход регистрация и список проектов</w:t>
      </w:r>
    </w:p>
    <w:p w14:paraId="4BB48313" w14:textId="5C5A8FE8" w:rsidR="007163F1" w:rsidRDefault="00F36200" w:rsidP="00F36200">
      <w:pPr>
        <w:ind w:firstLine="708"/>
        <w:rPr>
          <w:szCs w:val="28"/>
        </w:rPr>
      </w:pPr>
      <w:r>
        <w:rPr>
          <w:szCs w:val="28"/>
        </w:rPr>
        <w:t>Макет экранов Профиль и вступление в организацию представлены на рисунке 2.6.</w:t>
      </w:r>
    </w:p>
    <w:p w14:paraId="3DEE646A" w14:textId="2616DB1D" w:rsidR="00006688" w:rsidRPr="00D03203" w:rsidRDefault="00F36200" w:rsidP="00D03203">
      <w:pPr>
        <w:spacing w:before="280" w:after="280" w:line="240" w:lineRule="auto"/>
        <w:jc w:val="center"/>
        <w:rPr>
          <w:szCs w:val="28"/>
        </w:rPr>
      </w:pPr>
      <w:r w:rsidRPr="00F36200">
        <w:rPr>
          <w:noProof/>
          <w:szCs w:val="28"/>
        </w:rPr>
        <w:drawing>
          <wp:inline distT="0" distB="0" distL="0" distR="0" wp14:anchorId="18958F9C" wp14:editId="137CBA66">
            <wp:extent cx="3524250" cy="3489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248" cy="35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283D" w14:textId="6FB1BD7D" w:rsidR="00F36200" w:rsidRDefault="00F36200" w:rsidP="00F36200">
      <w:pPr>
        <w:jc w:val="center"/>
        <w:rPr>
          <w:sz w:val="24"/>
          <w:szCs w:val="24"/>
        </w:rPr>
      </w:pPr>
      <w:r w:rsidRPr="0075494D">
        <w:rPr>
          <w:sz w:val="24"/>
          <w:szCs w:val="24"/>
        </w:rPr>
        <w:t>Рисунок 2.</w:t>
      </w:r>
      <w:r>
        <w:rPr>
          <w:sz w:val="24"/>
          <w:szCs w:val="24"/>
        </w:rPr>
        <w:t>6</w:t>
      </w:r>
      <w:r w:rsidRPr="0075494D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экраны профиль и вступление в организацию</w:t>
      </w:r>
    </w:p>
    <w:p w14:paraId="3ED29489" w14:textId="1F369B03" w:rsidR="00F36200" w:rsidRPr="005A2C6A" w:rsidRDefault="00F36200" w:rsidP="00F36200">
      <w:pPr>
        <w:rPr>
          <w:szCs w:val="28"/>
        </w:rPr>
      </w:pPr>
      <w:r>
        <w:rPr>
          <w:szCs w:val="28"/>
        </w:rPr>
        <w:lastRenderedPageBreak/>
        <w:tab/>
        <w:t>В ходе разработки были приняты некоторые решения по изменению дизайна конечного приложения</w:t>
      </w:r>
      <w:r w:rsidRPr="00F36200">
        <w:rPr>
          <w:szCs w:val="28"/>
        </w:rPr>
        <w:t xml:space="preserve">: </w:t>
      </w:r>
      <w:r>
        <w:rPr>
          <w:szCs w:val="28"/>
        </w:rPr>
        <w:t>изменение положения некоторых элементов с целью экономии пространства и</w:t>
      </w:r>
      <w:r w:rsidRPr="00F36200">
        <w:rPr>
          <w:szCs w:val="28"/>
        </w:rPr>
        <w:t xml:space="preserve"> </w:t>
      </w:r>
      <w:r>
        <w:rPr>
          <w:szCs w:val="28"/>
        </w:rPr>
        <w:t xml:space="preserve">преобразования экранов добавления подзадачи и добавления участника в формат диалогового окна в связи с избыточностью создания отдельных экранов для выполнения данных действий. </w:t>
      </w:r>
    </w:p>
    <w:p w14:paraId="0CE58E5F" w14:textId="111FE780" w:rsidR="00F36200" w:rsidRDefault="00F36200" w:rsidP="00F36200">
      <w:pPr>
        <w:rPr>
          <w:szCs w:val="28"/>
        </w:rPr>
      </w:pPr>
      <w:r>
        <w:rPr>
          <w:szCs w:val="28"/>
        </w:rPr>
        <w:tab/>
        <w:t>Также на этапе проектирования мобильного приложения была разработана диаграмма вариантов использования. Целью разработки диаграммы является описание функционала мобильного приложения</w:t>
      </w:r>
      <w:r w:rsidRPr="00F36200">
        <w:rPr>
          <w:szCs w:val="28"/>
        </w:rPr>
        <w:t xml:space="preserve">, </w:t>
      </w:r>
      <w:r>
        <w:rPr>
          <w:szCs w:val="28"/>
        </w:rPr>
        <w:t>который будет доступен каждой группе пользователей</w:t>
      </w:r>
      <w:r w:rsidR="003F5778">
        <w:rPr>
          <w:szCs w:val="28"/>
        </w:rPr>
        <w:t>. Диаграмма представлена на рисунке 2.7.</w:t>
      </w:r>
    </w:p>
    <w:p w14:paraId="2CD75DC0" w14:textId="6E28639E" w:rsidR="003F5778" w:rsidRDefault="003F5778" w:rsidP="003F5778">
      <w:pPr>
        <w:jc w:val="center"/>
        <w:rPr>
          <w:szCs w:val="28"/>
        </w:rPr>
      </w:pPr>
      <w:r w:rsidRPr="003F5778">
        <w:rPr>
          <w:noProof/>
          <w:szCs w:val="28"/>
        </w:rPr>
        <w:drawing>
          <wp:inline distT="0" distB="0" distL="0" distR="0" wp14:anchorId="759FB415" wp14:editId="4220DDD8">
            <wp:extent cx="3955766" cy="60483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23" cy="60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5B1" w14:textId="1000D1C6" w:rsidR="003F5778" w:rsidRDefault="003F5778" w:rsidP="003F5778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2.7 – диаграмма вариантов использования</w:t>
      </w:r>
    </w:p>
    <w:p w14:paraId="0A7C5C38" w14:textId="13A88CB9" w:rsidR="003F5778" w:rsidRDefault="003F5778" w:rsidP="003F5778">
      <w:pPr>
        <w:rPr>
          <w:szCs w:val="28"/>
        </w:rPr>
      </w:pPr>
      <w:r>
        <w:rPr>
          <w:sz w:val="24"/>
          <w:szCs w:val="24"/>
        </w:rPr>
        <w:lastRenderedPageBreak/>
        <w:tab/>
      </w:r>
      <w:r>
        <w:rPr>
          <w:szCs w:val="28"/>
        </w:rPr>
        <w:t>Согласно диаграмме</w:t>
      </w:r>
      <w:r w:rsidRPr="003F5778">
        <w:rPr>
          <w:szCs w:val="28"/>
        </w:rPr>
        <w:t>,</w:t>
      </w:r>
      <w:r>
        <w:rPr>
          <w:szCs w:val="28"/>
        </w:rPr>
        <w:t xml:space="preserve"> в приложении должны быть реализованы следующие функции</w:t>
      </w:r>
      <w:r w:rsidRPr="003F5778">
        <w:rPr>
          <w:szCs w:val="28"/>
        </w:rPr>
        <w:t>:</w:t>
      </w:r>
    </w:p>
    <w:p w14:paraId="256CEC0F" w14:textId="77777777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регистрация пользователя;</w:t>
      </w:r>
    </w:p>
    <w:p w14:paraId="5EA8C733" w14:textId="77777777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авторизация пользователя;</w:t>
      </w:r>
    </w:p>
    <w:p w14:paraId="0BEEE1DF" w14:textId="3CAAA85B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создание организации;</w:t>
      </w:r>
    </w:p>
    <w:p w14:paraId="665BE287" w14:textId="2543A893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создание проекта;</w:t>
      </w:r>
    </w:p>
    <w:p w14:paraId="6E0E4FEC" w14:textId="241DE0AF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вступление в организацию</w:t>
      </w:r>
      <w:r w:rsidRPr="00817F26">
        <w:rPr>
          <w:rFonts w:eastAsia="Times New Roman" w:cs="Times New Roman"/>
          <w:color w:val="000000"/>
          <w:szCs w:val="28"/>
        </w:rPr>
        <w:t>;</w:t>
      </w:r>
    </w:p>
    <w:p w14:paraId="361D0CBE" w14:textId="7DF36729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добавление подзадачи</w:t>
      </w:r>
      <w:r>
        <w:rPr>
          <w:rFonts w:eastAsia="Times New Roman" w:cs="Times New Roman"/>
          <w:color w:val="000000"/>
          <w:szCs w:val="28"/>
          <w:lang w:val="en-US"/>
        </w:rPr>
        <w:t>;</w:t>
      </w:r>
    </w:p>
    <w:p w14:paraId="137EA02E" w14:textId="25E2C838" w:rsidR="003F5778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добавление подзадачи</w:t>
      </w:r>
      <w:r w:rsidRPr="00817F26">
        <w:rPr>
          <w:rFonts w:eastAsia="Times New Roman" w:cs="Times New Roman"/>
          <w:color w:val="000000"/>
          <w:szCs w:val="28"/>
        </w:rPr>
        <w:t>;</w:t>
      </w:r>
    </w:p>
    <w:p w14:paraId="7BD3BF4D" w14:textId="39076A76" w:rsidR="003F5778" w:rsidRPr="00817F26" w:rsidRDefault="003F5778" w:rsidP="003F57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изменение состояния подзадачи.</w:t>
      </w:r>
    </w:p>
    <w:p w14:paraId="5297DE08" w14:textId="2C6D9834" w:rsidR="003F5778" w:rsidRDefault="003F5778" w:rsidP="00D80ACA">
      <w:pPr>
        <w:pStyle w:val="2"/>
        <w:spacing w:before="360" w:after="240"/>
      </w:pPr>
      <w:bookmarkStart w:id="17" w:name="_Toc135152446"/>
      <w:r w:rsidRPr="007163F1">
        <w:t>2.</w:t>
      </w:r>
      <w:r w:rsidR="0030731A">
        <w:t>5</w:t>
      </w:r>
      <w:r w:rsidRPr="007163F1">
        <w:t xml:space="preserve"> Проектирование </w:t>
      </w:r>
      <w:r>
        <w:t>веб</w:t>
      </w:r>
      <w:r w:rsidRPr="007163F1">
        <w:t xml:space="preserve"> приложения</w:t>
      </w:r>
      <w:bookmarkEnd w:id="17"/>
    </w:p>
    <w:p w14:paraId="442B5A4A" w14:textId="758DD3F5" w:rsidR="003F5778" w:rsidRDefault="002E1B2A" w:rsidP="003F5778">
      <w:pPr>
        <w:rPr>
          <w:szCs w:val="28"/>
        </w:rPr>
      </w:pPr>
      <w:r>
        <w:rPr>
          <w:szCs w:val="28"/>
        </w:rPr>
        <w:tab/>
        <w:t>На этапе проектирования веб приложения было принято решение о разработке веб приложения для реализации функций админа</w:t>
      </w:r>
      <w:r w:rsidRPr="002E1B2A">
        <w:rPr>
          <w:szCs w:val="28"/>
        </w:rPr>
        <w:t xml:space="preserve">: </w:t>
      </w:r>
      <w:r>
        <w:rPr>
          <w:szCs w:val="28"/>
        </w:rPr>
        <w:t>удаление подзадачи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задачи</w:t>
      </w:r>
      <w:r w:rsidRPr="002E1B2A">
        <w:rPr>
          <w:szCs w:val="28"/>
        </w:rPr>
        <w:t xml:space="preserve">, </w:t>
      </w:r>
      <w:r>
        <w:rPr>
          <w:szCs w:val="28"/>
        </w:rPr>
        <w:t>удаление проекта и так далее.</w:t>
      </w:r>
    </w:p>
    <w:p w14:paraId="5D094780" w14:textId="6D51D207" w:rsidR="002E1B2A" w:rsidRDefault="002E1B2A" w:rsidP="003F5778">
      <w:pPr>
        <w:rPr>
          <w:szCs w:val="28"/>
        </w:rPr>
      </w:pPr>
      <w:r>
        <w:rPr>
          <w:szCs w:val="28"/>
        </w:rPr>
        <w:tab/>
        <w:t>Был разработан макет для веб приложения</w:t>
      </w:r>
      <w:r w:rsidRPr="002E1B2A">
        <w:rPr>
          <w:szCs w:val="28"/>
        </w:rPr>
        <w:t xml:space="preserve">, </w:t>
      </w:r>
      <w:r>
        <w:rPr>
          <w:szCs w:val="28"/>
        </w:rPr>
        <w:t>который</w:t>
      </w:r>
      <w:r w:rsidRPr="002E1B2A">
        <w:rPr>
          <w:szCs w:val="28"/>
        </w:rPr>
        <w:t xml:space="preserve">, </w:t>
      </w:r>
      <w:r>
        <w:rPr>
          <w:szCs w:val="28"/>
        </w:rPr>
        <w:t>который состоит из трех экранов</w:t>
      </w:r>
      <w:r w:rsidRPr="002E1B2A">
        <w:rPr>
          <w:szCs w:val="28"/>
        </w:rPr>
        <w:t xml:space="preserve">: </w:t>
      </w:r>
      <w:r>
        <w:rPr>
          <w:szCs w:val="28"/>
        </w:rPr>
        <w:t>экран входа</w:t>
      </w:r>
      <w:r w:rsidRPr="002E1B2A">
        <w:rPr>
          <w:szCs w:val="28"/>
        </w:rPr>
        <w:t xml:space="preserve">, </w:t>
      </w:r>
      <w:r>
        <w:rPr>
          <w:szCs w:val="28"/>
        </w:rPr>
        <w:t>список проектов</w:t>
      </w:r>
      <w:r w:rsidRPr="002E1B2A">
        <w:rPr>
          <w:szCs w:val="28"/>
        </w:rPr>
        <w:t xml:space="preserve">, </w:t>
      </w:r>
      <w:r>
        <w:rPr>
          <w:szCs w:val="28"/>
        </w:rPr>
        <w:t>экран проекта.</w:t>
      </w:r>
    </w:p>
    <w:p w14:paraId="76F356F5" w14:textId="167745DC" w:rsidR="002E1B2A" w:rsidRDefault="002E1B2A" w:rsidP="003F5778">
      <w:pPr>
        <w:rPr>
          <w:szCs w:val="28"/>
        </w:rPr>
      </w:pPr>
      <w:r>
        <w:rPr>
          <w:szCs w:val="28"/>
        </w:rPr>
        <w:tab/>
        <w:t>Экран входа представлен на рисунке 2.8</w:t>
      </w:r>
    </w:p>
    <w:p w14:paraId="78BFB7C0" w14:textId="7220EF3D" w:rsidR="002E1B2A" w:rsidRDefault="002E1B2A" w:rsidP="003F5778">
      <w:pPr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62551D28" wp14:editId="00BE6095">
            <wp:extent cx="5940425" cy="35217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D706" w14:textId="3D59A07A" w:rsidR="002E1B2A" w:rsidRDefault="002E1B2A" w:rsidP="00D80AC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8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входа веб приложения</w:t>
      </w:r>
    </w:p>
    <w:p w14:paraId="40AA5DF1" w14:textId="77777777" w:rsidR="003444F3" w:rsidRDefault="003444F3" w:rsidP="002E1B2A">
      <w:pPr>
        <w:ind w:firstLine="708"/>
        <w:rPr>
          <w:szCs w:val="28"/>
        </w:rPr>
      </w:pPr>
    </w:p>
    <w:p w14:paraId="32460A9F" w14:textId="77777777" w:rsidR="003444F3" w:rsidRDefault="003444F3" w:rsidP="002E1B2A">
      <w:pPr>
        <w:ind w:firstLine="708"/>
        <w:rPr>
          <w:szCs w:val="28"/>
        </w:rPr>
      </w:pPr>
    </w:p>
    <w:p w14:paraId="6CFE34E3" w14:textId="62E2CFAD" w:rsidR="002E1B2A" w:rsidRDefault="002E1B2A" w:rsidP="002E1B2A">
      <w:pPr>
        <w:ind w:firstLine="708"/>
        <w:rPr>
          <w:szCs w:val="28"/>
        </w:rPr>
      </w:pPr>
      <w:r w:rsidRPr="002E1B2A">
        <w:rPr>
          <w:szCs w:val="28"/>
        </w:rPr>
        <w:lastRenderedPageBreak/>
        <w:t>Экран со список проектов представлен на рисунке 2.9.</w:t>
      </w:r>
    </w:p>
    <w:p w14:paraId="790EAEC0" w14:textId="1C4CB147" w:rsidR="002E1B2A" w:rsidRDefault="002E1B2A" w:rsidP="002E1B2A">
      <w:pPr>
        <w:jc w:val="center"/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0F66D188" wp14:editId="35CE9F01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0B5" w14:textId="79EC9FFB" w:rsidR="002E1B2A" w:rsidRPr="005A2C6A" w:rsidRDefault="002E1B2A" w:rsidP="002E1B2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9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со списком проектов</w:t>
      </w:r>
    </w:p>
    <w:p w14:paraId="2604585A" w14:textId="4F9B9014" w:rsidR="002E1B2A" w:rsidRPr="002E1B2A" w:rsidRDefault="002E1B2A" w:rsidP="002E1B2A">
      <w:pPr>
        <w:rPr>
          <w:szCs w:val="28"/>
        </w:rPr>
      </w:pPr>
      <w:r w:rsidRPr="002E1B2A">
        <w:rPr>
          <w:szCs w:val="28"/>
        </w:rPr>
        <w:tab/>
        <w:t xml:space="preserve">Экран </w:t>
      </w:r>
      <w:r w:rsidR="00D80ACA">
        <w:rPr>
          <w:szCs w:val="28"/>
        </w:rPr>
        <w:t>с информацией о конкретном проекте</w:t>
      </w:r>
      <w:r w:rsidRPr="002E1B2A">
        <w:rPr>
          <w:szCs w:val="28"/>
        </w:rPr>
        <w:t xml:space="preserve"> на рисунке 2.10.</w:t>
      </w:r>
    </w:p>
    <w:p w14:paraId="7486E5E7" w14:textId="07DF2411" w:rsidR="002E1B2A" w:rsidRDefault="002E1B2A" w:rsidP="003F5778">
      <w:pPr>
        <w:rPr>
          <w:szCs w:val="28"/>
        </w:rPr>
      </w:pPr>
      <w:r w:rsidRPr="002E1B2A">
        <w:rPr>
          <w:noProof/>
          <w:szCs w:val="28"/>
        </w:rPr>
        <w:drawing>
          <wp:inline distT="0" distB="0" distL="0" distR="0" wp14:anchorId="57CC7804" wp14:editId="384299D6">
            <wp:extent cx="5940425" cy="3509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B4D" w14:textId="1DF3298E" w:rsidR="002E1B2A" w:rsidRPr="00D80ACA" w:rsidRDefault="002E1B2A" w:rsidP="00D80AC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10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экран управления проектом</w:t>
      </w:r>
    </w:p>
    <w:p w14:paraId="0EC3F2E5" w14:textId="7A6D9AC9" w:rsidR="002E1B2A" w:rsidRDefault="002E1B2A" w:rsidP="003F5778">
      <w:pPr>
        <w:rPr>
          <w:szCs w:val="28"/>
        </w:rPr>
      </w:pPr>
      <w:r>
        <w:rPr>
          <w:szCs w:val="28"/>
        </w:rPr>
        <w:tab/>
        <w:t xml:space="preserve">Для веб приложения также была разработана </w:t>
      </w:r>
      <w:r w:rsidR="004F79C3">
        <w:rPr>
          <w:szCs w:val="28"/>
        </w:rPr>
        <w:t>диаграмма вариантов использования. Данная диаграмма отображает функционал веб приложения</w:t>
      </w:r>
      <w:r w:rsidR="004F79C3" w:rsidRPr="004F79C3">
        <w:rPr>
          <w:szCs w:val="28"/>
        </w:rPr>
        <w:t xml:space="preserve">, </w:t>
      </w:r>
      <w:r w:rsidR="004F79C3">
        <w:rPr>
          <w:szCs w:val="28"/>
        </w:rPr>
        <w:lastRenderedPageBreak/>
        <w:t>доступный создателям проекта. Диаграмма вариантов использования веб приложения представлена на рисунке 2.11.</w:t>
      </w:r>
    </w:p>
    <w:p w14:paraId="7B23643B" w14:textId="540EFB21" w:rsidR="004F79C3" w:rsidRDefault="004F79C3" w:rsidP="00D80ACA">
      <w:pPr>
        <w:jc w:val="center"/>
        <w:rPr>
          <w:szCs w:val="28"/>
        </w:rPr>
      </w:pPr>
      <w:r w:rsidRPr="004F79C3">
        <w:rPr>
          <w:noProof/>
          <w:szCs w:val="28"/>
        </w:rPr>
        <w:drawing>
          <wp:inline distT="0" distB="0" distL="0" distR="0" wp14:anchorId="4114CC08" wp14:editId="4ED37C98">
            <wp:extent cx="4657347" cy="3524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187" cy="3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3C5" w14:textId="31CC8B91" w:rsidR="004F79C3" w:rsidRDefault="004F79C3" w:rsidP="0030731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>Рисунок 2.</w:t>
      </w:r>
      <w:r>
        <w:rPr>
          <w:sz w:val="24"/>
          <w:szCs w:val="24"/>
        </w:rPr>
        <w:t>11</w:t>
      </w:r>
      <w:r w:rsidRPr="003F5778">
        <w:rPr>
          <w:sz w:val="24"/>
          <w:szCs w:val="24"/>
        </w:rPr>
        <w:t xml:space="preserve"> – диаграмма вариантов использования</w:t>
      </w:r>
      <w:r>
        <w:rPr>
          <w:sz w:val="24"/>
          <w:szCs w:val="24"/>
        </w:rPr>
        <w:t xml:space="preserve"> веб приложения</w:t>
      </w:r>
    </w:p>
    <w:p w14:paraId="0150E031" w14:textId="03716275" w:rsidR="0030731A" w:rsidRDefault="0030731A" w:rsidP="00D80ACA">
      <w:pPr>
        <w:pStyle w:val="2"/>
        <w:spacing w:before="360"/>
        <w:rPr>
          <w:rFonts w:eastAsia="Times New Roman"/>
        </w:rPr>
      </w:pPr>
      <w:bookmarkStart w:id="18" w:name="_Toc135152447"/>
      <w:r w:rsidRPr="0030731A">
        <w:rPr>
          <w:rFonts w:eastAsia="Times New Roman"/>
        </w:rPr>
        <w:t>2.6 Выводы по главе «Проектирование программного продукта»</w:t>
      </w:r>
      <w:bookmarkEnd w:id="18"/>
    </w:p>
    <w:p w14:paraId="7A63C370" w14:textId="77777777" w:rsidR="00D74AA8" w:rsidRDefault="00D74AA8" w:rsidP="00D74AA8">
      <w:pPr>
        <w:spacing w:after="0" w:line="240" w:lineRule="auto"/>
        <w:ind w:firstLine="709"/>
        <w:contextualSpacing/>
      </w:pPr>
      <w:r>
        <w:t xml:space="preserve">В данной главе было рассмотрено проектирование каждого отдельного компонента приложения. </w:t>
      </w:r>
    </w:p>
    <w:p w14:paraId="2FDADD2D" w14:textId="0C37F478" w:rsidR="00D74AA8" w:rsidRDefault="00D74AA8" w:rsidP="00D74AA8">
      <w:pPr>
        <w:ind w:firstLine="709"/>
        <w:contextualSpacing/>
      </w:pPr>
      <w:r>
        <w:t>Были созданы макеты для мобильного и веб приложений. Также были разработаны диаграммы вариантов использования для определения основного функционала</w:t>
      </w:r>
      <w:r w:rsidRPr="00D74AA8">
        <w:t xml:space="preserve">, </w:t>
      </w:r>
      <w:r>
        <w:t>доступного каждой из групп пользователей.</w:t>
      </w:r>
    </w:p>
    <w:p w14:paraId="65EA1FE6" w14:textId="59AA4A00" w:rsidR="00D74AA8" w:rsidRDefault="00D74AA8" w:rsidP="00D74AA8">
      <w:pPr>
        <w:ind w:firstLine="709"/>
        <w:contextualSpacing/>
      </w:pPr>
      <w:r>
        <w:t>При проектировании баз данных были разработаны таблицы</w:t>
      </w:r>
      <w:r w:rsidRPr="00D74AA8">
        <w:t xml:space="preserve">, </w:t>
      </w:r>
      <w:r>
        <w:t>столбцы и связи между таблицами для локальной и глобальной баз данных.</w:t>
      </w:r>
    </w:p>
    <w:p w14:paraId="1E871D8C" w14:textId="4F866600" w:rsidR="00D74AA8" w:rsidRPr="00D74AA8" w:rsidRDefault="00D74AA8" w:rsidP="00D80ACA">
      <w:pPr>
        <w:ind w:firstLine="709"/>
        <w:contextualSpacing/>
      </w:pPr>
      <w:r>
        <w:t>В ходе проектирования сервера был выбран формат передачи данных</w:t>
      </w:r>
      <w:r w:rsidRPr="00D74AA8">
        <w:t xml:space="preserve">, </w:t>
      </w:r>
      <w:r>
        <w:t>а также основные методы</w:t>
      </w:r>
      <w:r w:rsidRPr="00D74AA8">
        <w:t xml:space="preserve">, </w:t>
      </w:r>
      <w:r>
        <w:t>которые будут использованы для передачи.</w:t>
      </w:r>
    </w:p>
    <w:p w14:paraId="1ECE3A35" w14:textId="689BC184" w:rsidR="004F79C3" w:rsidRDefault="004F79C3" w:rsidP="003F5778">
      <w:pPr>
        <w:rPr>
          <w:szCs w:val="28"/>
        </w:rPr>
      </w:pPr>
    </w:p>
    <w:p w14:paraId="686CEBAF" w14:textId="5E591806" w:rsidR="00D80ACA" w:rsidRDefault="00D80ACA" w:rsidP="00D80ACA">
      <w:pPr>
        <w:pStyle w:val="1"/>
        <w:spacing w:before="36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AFB8A87" w14:textId="3EFE298C" w:rsidR="00D80ACA" w:rsidRDefault="00D80ACA" w:rsidP="00D80ACA"/>
    <w:p w14:paraId="378CA4CB" w14:textId="77777777" w:rsidR="00D80ACA" w:rsidRPr="00D80ACA" w:rsidRDefault="00D80ACA" w:rsidP="00D80ACA"/>
    <w:p w14:paraId="0315DF87" w14:textId="0434DAE1" w:rsidR="004F79C3" w:rsidRDefault="00D80ACA" w:rsidP="00D80ACA">
      <w:pPr>
        <w:pStyle w:val="1"/>
        <w:spacing w:before="36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1524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4F79C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реализация</w:t>
      </w:r>
      <w:r w:rsidR="004F79C3" w:rsidRPr="0075494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продукта</w:t>
      </w:r>
      <w:bookmarkEnd w:id="19"/>
    </w:p>
    <w:p w14:paraId="1AEE71AE" w14:textId="7B29C5BC" w:rsidR="004F79C3" w:rsidRDefault="004F79C3" w:rsidP="00D80ACA">
      <w:pPr>
        <w:pStyle w:val="2"/>
        <w:spacing w:before="360" w:after="240"/>
      </w:pPr>
      <w:bookmarkStart w:id="20" w:name="_Toc135152449"/>
      <w:r>
        <w:t>3.1</w:t>
      </w:r>
      <w:r w:rsidRPr="007163F1">
        <w:t xml:space="preserve"> </w:t>
      </w:r>
      <w:r>
        <w:t>Технические средства разработки</w:t>
      </w:r>
      <w:bookmarkEnd w:id="20"/>
    </w:p>
    <w:p w14:paraId="0C93BFFA" w14:textId="6BD64E25" w:rsidR="004F79C3" w:rsidRDefault="004F79C3" w:rsidP="004F79C3">
      <w:pPr>
        <w:ind w:firstLine="708"/>
        <w:contextualSpacing/>
      </w:pPr>
      <w:r>
        <w:t>Для разработки программного продукта были использованы следующие средства</w:t>
      </w:r>
      <w:r w:rsidRPr="004F79C3">
        <w:t xml:space="preserve">: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, </w:t>
      </w:r>
      <w:r>
        <w:rPr>
          <w:lang w:val="en-US"/>
        </w:rPr>
        <w:t>Flutter</w:t>
      </w:r>
      <w:r w:rsidRPr="004F79C3">
        <w:t xml:space="preserve">, </w:t>
      </w:r>
      <w:r>
        <w:rPr>
          <w:lang w:val="en-US"/>
        </w:rPr>
        <w:t>SQLite</w:t>
      </w:r>
      <w:r w:rsidR="00EB5777" w:rsidRPr="00EB5777">
        <w:t xml:space="preserve">, </w:t>
      </w:r>
      <w:r w:rsidR="00EB5777">
        <w:rPr>
          <w:lang w:val="en-US"/>
        </w:rPr>
        <w:t>Node</w:t>
      </w:r>
      <w:r w:rsidR="00EB5777" w:rsidRPr="00EB5777">
        <w:t>.</w:t>
      </w:r>
      <w:r w:rsidR="00EB5777">
        <w:rPr>
          <w:lang w:val="en-US"/>
        </w:rPr>
        <w:t>js</w:t>
      </w:r>
      <w:r w:rsidR="00EB5777" w:rsidRPr="00EB5777">
        <w:t xml:space="preserve"> </w:t>
      </w:r>
      <w:r w:rsidR="00EB5777">
        <w:t xml:space="preserve">и </w:t>
      </w:r>
      <w:r w:rsidR="00EB5777">
        <w:rPr>
          <w:lang w:val="en-US"/>
        </w:rPr>
        <w:t>Express</w:t>
      </w:r>
      <w:r w:rsidRPr="004F79C3">
        <w:t>.</w:t>
      </w:r>
    </w:p>
    <w:p w14:paraId="43AA74B0" w14:textId="67B52086" w:rsidR="004F79C3" w:rsidRDefault="004F79C3" w:rsidP="004F79C3">
      <w:pPr>
        <w:contextualSpacing/>
      </w:pPr>
      <w:r>
        <w:tab/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– </w:t>
      </w:r>
      <w:r>
        <w:t>система</w:t>
      </w:r>
      <w:r w:rsidRPr="004F79C3">
        <w:t xml:space="preserve"> </w:t>
      </w:r>
      <w:r>
        <w:t>управления реляционными базами данных</w:t>
      </w:r>
      <w:r w:rsidRPr="004F79C3">
        <w:t xml:space="preserve">, </w:t>
      </w:r>
      <w:r>
        <w:t xml:space="preserve">разработанная корпорацией </w:t>
      </w:r>
      <w:r>
        <w:rPr>
          <w:lang w:val="en-US"/>
        </w:rPr>
        <w:t>Microsoft</w:t>
      </w:r>
      <w:r w:rsidRPr="004F79C3">
        <w:t xml:space="preserve">. </w:t>
      </w:r>
      <w:r>
        <w:rPr>
          <w:lang w:val="en-US"/>
        </w:rPr>
        <w:t>Microsoft</w:t>
      </w:r>
      <w:r w:rsidRPr="004F79C3">
        <w:t xml:space="preserve"> </w:t>
      </w:r>
      <w:r>
        <w:rPr>
          <w:lang w:val="en-US"/>
        </w:rPr>
        <w:t>SQL</w:t>
      </w:r>
      <w:r w:rsidRPr="004F79C3">
        <w:t xml:space="preserve"> </w:t>
      </w:r>
      <w:r>
        <w:rPr>
          <w:lang w:val="en-US"/>
        </w:rPr>
        <w:t>Server</w:t>
      </w:r>
      <w:r w:rsidRPr="004F79C3">
        <w:t xml:space="preserve"> </w:t>
      </w:r>
      <w:r>
        <w:t>была использована для разработки глобальной базы данных.</w:t>
      </w:r>
    </w:p>
    <w:p w14:paraId="2AADAC57" w14:textId="22AB723C" w:rsidR="004F79C3" w:rsidRDefault="004F79C3" w:rsidP="004F79C3">
      <w:pPr>
        <w:contextualSpacing/>
      </w:pPr>
      <w:r>
        <w:tab/>
      </w:r>
      <w:r>
        <w:rPr>
          <w:lang w:val="en-US"/>
        </w:rPr>
        <w:t>Flutter</w:t>
      </w:r>
      <w:r w:rsidRPr="004F79C3">
        <w:t xml:space="preserve"> – </w:t>
      </w:r>
      <w:r>
        <w:t xml:space="preserve">комплект средств разработки и фреймворк для создания мобильных приложений под </w:t>
      </w:r>
      <w:r>
        <w:rPr>
          <w:lang w:val="en-US"/>
        </w:rPr>
        <w:t>Android</w:t>
      </w:r>
      <w:r w:rsidRPr="004F79C3">
        <w:t xml:space="preserve"> </w:t>
      </w:r>
      <w:r>
        <w:t xml:space="preserve">и </w:t>
      </w:r>
      <w:r>
        <w:rPr>
          <w:lang w:val="en-US"/>
        </w:rPr>
        <w:t>iOS</w:t>
      </w:r>
      <w:r w:rsidRPr="004F79C3">
        <w:t xml:space="preserve">, </w:t>
      </w:r>
      <w:r>
        <w:t>веб приложений</w:t>
      </w:r>
      <w:r w:rsidRPr="004F79C3">
        <w:t xml:space="preserve">, </w:t>
      </w:r>
      <w:r>
        <w:t xml:space="preserve">а также настольных приложений с использованием языка программирования </w:t>
      </w:r>
      <w:r>
        <w:rPr>
          <w:lang w:val="en-US"/>
        </w:rPr>
        <w:t>Dart</w:t>
      </w:r>
      <w:r w:rsidRPr="004F79C3">
        <w:t xml:space="preserve">. </w:t>
      </w:r>
      <w:r>
        <w:rPr>
          <w:lang w:val="en-US"/>
        </w:rPr>
        <w:t>Flutter</w:t>
      </w:r>
      <w:r w:rsidRPr="005A2C6A">
        <w:t xml:space="preserve"> </w:t>
      </w:r>
      <w:r>
        <w:t>был использован при разработке мобильного и веб прилож</w:t>
      </w:r>
      <w:r w:rsidR="00EB5777">
        <w:t xml:space="preserve">ений. </w:t>
      </w:r>
    </w:p>
    <w:p w14:paraId="264A3F77" w14:textId="29D54CB1" w:rsidR="00EB5777" w:rsidRDefault="00EB5777" w:rsidP="004F79C3">
      <w:pPr>
        <w:contextualSpacing/>
      </w:pPr>
      <w:r>
        <w:tab/>
      </w:r>
      <w:r>
        <w:rPr>
          <w:lang w:val="en-US"/>
        </w:rPr>
        <w:t>Flutter</w:t>
      </w:r>
      <w:r w:rsidRPr="00EB5777">
        <w:t xml:space="preserve"> </w:t>
      </w:r>
      <w:r>
        <w:t xml:space="preserve">был выбран за счет своей удобности и простоты использования. </w:t>
      </w:r>
    </w:p>
    <w:p w14:paraId="76EBE642" w14:textId="59A74DCC" w:rsidR="00EB5777" w:rsidRDefault="00EB5777" w:rsidP="004F79C3">
      <w:pPr>
        <w:contextualSpacing/>
        <w:rPr>
          <w:rFonts w:cs="Times New Roman"/>
          <w:color w:val="111111"/>
          <w:shd w:val="clear" w:color="auto" w:fill="FFFFFF"/>
        </w:rPr>
      </w:pPr>
      <w:r>
        <w:tab/>
      </w:r>
      <w:r>
        <w:rPr>
          <w:lang w:val="en-US"/>
        </w:rPr>
        <w:t>SQLite</w:t>
      </w:r>
      <w:r w:rsidRPr="00EB5777">
        <w:t xml:space="preserve"> </w:t>
      </w:r>
      <w:r>
        <w:t>–</w:t>
      </w:r>
      <w:r w:rsidRPr="00EB5777">
        <w:t xml:space="preserve"> </w:t>
      </w:r>
      <w:r w:rsidRPr="00EB5777">
        <w:rPr>
          <w:rFonts w:cs="Times New Roman"/>
          <w:color w:val="111111"/>
          <w:shd w:val="clear" w:color="auto" w:fill="FFFFFF"/>
        </w:rPr>
        <w:t>это встраиваемая кроссплатформенная БД, которая поддерживает достаточно полный набор команд SQL и доступна в исходных кодах.</w:t>
      </w:r>
    </w:p>
    <w:p w14:paraId="02608120" w14:textId="426DF93C" w:rsidR="00EB5777" w:rsidRDefault="00EB5777" w:rsidP="004F79C3">
      <w:pPr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r>
        <w:rPr>
          <w:rFonts w:cs="Times New Roman"/>
          <w:color w:val="111111"/>
          <w:shd w:val="clear" w:color="auto" w:fill="FFFFFF"/>
          <w:lang w:val="en-US"/>
        </w:rPr>
        <w:t>js</w:t>
      </w:r>
      <w:r w:rsidRPr="00EB5777">
        <w:rPr>
          <w:rFonts w:cs="Times New Roman"/>
          <w:color w:val="111111"/>
          <w:shd w:val="clear" w:color="auto" w:fill="FFFFFF"/>
        </w:rPr>
        <w:t xml:space="preserve"> – сред</w:t>
      </w:r>
      <w:r>
        <w:rPr>
          <w:rFonts w:cs="Times New Roman"/>
          <w:color w:val="111111"/>
          <w:shd w:val="clear" w:color="auto" w:fill="FFFFFF"/>
        </w:rPr>
        <w:t>а</w:t>
      </w:r>
      <w:r w:rsidRPr="00EB5777">
        <w:rPr>
          <w:rFonts w:cs="Times New Roman"/>
          <w:color w:val="111111"/>
          <w:shd w:val="clear" w:color="auto" w:fill="FFFFFF"/>
        </w:rPr>
        <w:t xml:space="preserve"> выполнения кода на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, которая построена на основе движка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Chrome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color w:val="111111"/>
          <w:shd w:val="clear" w:color="auto" w:fill="FFFFFF"/>
          <w:lang w:val="en-US"/>
        </w:rPr>
        <w:t>V</w:t>
      </w:r>
      <w:r w:rsidRPr="00EB5777">
        <w:rPr>
          <w:rFonts w:cs="Times New Roman"/>
          <w:color w:val="111111"/>
          <w:shd w:val="clear" w:color="auto" w:fill="FFFFFF"/>
        </w:rPr>
        <w:t xml:space="preserve">8, который позволяет транслировать вызовы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 xml:space="preserve"> в машинный код. </w:t>
      </w:r>
      <w:r w:rsidRPr="00EB5777">
        <w:rPr>
          <w:rFonts w:cs="Times New Roman"/>
          <w:color w:val="111111"/>
          <w:shd w:val="clear" w:color="auto" w:fill="FFFFFF"/>
          <w:lang w:val="en-US"/>
        </w:rPr>
        <w:t>Node</w:t>
      </w:r>
      <w:r w:rsidRPr="00EB5777">
        <w:rPr>
          <w:rFonts w:cs="Times New Roman"/>
          <w:color w:val="111111"/>
          <w:shd w:val="clear" w:color="auto" w:fill="FFFFFF"/>
        </w:rPr>
        <w:t>.</w:t>
      </w:r>
      <w:r w:rsidRPr="00EB5777">
        <w:rPr>
          <w:rFonts w:cs="Times New Roman"/>
          <w:color w:val="111111"/>
          <w:shd w:val="clear" w:color="auto" w:fill="FFFFFF"/>
          <w:lang w:val="en-US"/>
        </w:rPr>
        <w:t>js</w:t>
      </w:r>
      <w:r w:rsidRPr="00EB5777">
        <w:rPr>
          <w:rFonts w:cs="Times New Roman"/>
          <w:color w:val="111111"/>
          <w:shd w:val="clear" w:color="auto" w:fill="FFFFFF"/>
        </w:rPr>
        <w:t xml:space="preserve"> прежде всего предназначен для создания серверных приложений на языке </w:t>
      </w:r>
      <w:r w:rsidRPr="00EB5777">
        <w:rPr>
          <w:rFonts w:cs="Times New Roman"/>
          <w:color w:val="111111"/>
          <w:shd w:val="clear" w:color="auto" w:fill="FFFFFF"/>
          <w:lang w:val="en-US"/>
        </w:rPr>
        <w:t>JavaScript</w:t>
      </w:r>
      <w:r w:rsidRPr="00EB5777">
        <w:rPr>
          <w:rFonts w:cs="Times New Roman"/>
          <w:color w:val="111111"/>
          <w:shd w:val="clear" w:color="auto" w:fill="FFFFFF"/>
        </w:rPr>
        <w:t>.</w:t>
      </w:r>
    </w:p>
    <w:p w14:paraId="0FFF3A22" w14:textId="0A40494B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color w:val="111111"/>
          <w:shd w:val="clear" w:color="auto" w:fill="FFFFFF"/>
        </w:rPr>
        <w:tab/>
      </w:r>
      <w:r>
        <w:rPr>
          <w:rFonts w:cs="Times New Roman"/>
          <w:color w:val="111111"/>
          <w:shd w:val="clear" w:color="auto" w:fill="FFFFFF"/>
          <w:lang w:val="en-US"/>
        </w:rPr>
        <w:t>Express</w:t>
      </w:r>
      <w:r w:rsidRPr="00EB5777">
        <w:rPr>
          <w:rFonts w:cs="Times New Roman"/>
          <w:color w:val="111111"/>
          <w:shd w:val="clear" w:color="auto" w:fill="FFFFFF"/>
        </w:rPr>
        <w:t xml:space="preserve"> </w:t>
      </w:r>
      <w:r w:rsidRPr="00EB5777">
        <w:rPr>
          <w:rFonts w:cs="Times New Roman"/>
          <w:szCs w:val="28"/>
          <w:shd w:val="clear" w:color="auto" w:fill="FFFFFF"/>
        </w:rPr>
        <w:t xml:space="preserve">– </w:t>
      </w:r>
      <w:r w:rsidRPr="00EB5777">
        <w:rPr>
          <w:rFonts w:cs="Times New Roman"/>
          <w:szCs w:val="28"/>
        </w:rPr>
        <w:t>это 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5F486683" w14:textId="2F96EC9F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качестве среды разработки мобильного и веб приложений была выбрана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интегрированная среда разработки для работы с платформой </w:t>
      </w:r>
      <w:r>
        <w:rPr>
          <w:rFonts w:cs="Times New Roman"/>
          <w:szCs w:val="28"/>
          <w:lang w:val="en-US"/>
        </w:rPr>
        <w:t>Android</w:t>
      </w:r>
      <w:r w:rsidRPr="00EB5777">
        <w:rPr>
          <w:rFonts w:cs="Times New Roman"/>
          <w:szCs w:val="28"/>
        </w:rPr>
        <w:t>.</w:t>
      </w:r>
    </w:p>
    <w:p w14:paraId="4C006840" w14:textId="7ABD9040" w:rsidR="00EB5777" w:rsidRDefault="00EB5777" w:rsidP="004F79C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разработки сервера же был выбран </w:t>
      </w:r>
      <w:r>
        <w:rPr>
          <w:rFonts w:cs="Times New Roman"/>
          <w:szCs w:val="28"/>
          <w:lang w:val="en-US"/>
        </w:rPr>
        <w:t>Visual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B57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текстовый редактор</w:t>
      </w:r>
      <w:r w:rsidRPr="00EB57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разработанный </w:t>
      </w:r>
      <w:r>
        <w:rPr>
          <w:rFonts w:cs="Times New Roman"/>
          <w:szCs w:val="28"/>
          <w:lang w:val="en-US"/>
        </w:rPr>
        <w:t>Microsoft</w:t>
      </w:r>
      <w:r w:rsidRPr="00EB5777">
        <w:rPr>
          <w:rFonts w:cs="Times New Roman"/>
          <w:szCs w:val="28"/>
        </w:rPr>
        <w:t>.</w:t>
      </w:r>
    </w:p>
    <w:p w14:paraId="5553CF06" w14:textId="0B3A090D" w:rsidR="00D80ACA" w:rsidRDefault="00D80ACA" w:rsidP="004F79C3">
      <w:pPr>
        <w:contextualSpacing/>
        <w:rPr>
          <w:rFonts w:cs="Times New Roman"/>
          <w:szCs w:val="28"/>
        </w:rPr>
      </w:pPr>
    </w:p>
    <w:p w14:paraId="4C79F277" w14:textId="7D57A8A7" w:rsidR="00D80ACA" w:rsidRDefault="00D80ACA" w:rsidP="004F79C3">
      <w:pPr>
        <w:contextualSpacing/>
        <w:rPr>
          <w:rFonts w:cs="Times New Roman"/>
          <w:szCs w:val="28"/>
        </w:rPr>
      </w:pPr>
    </w:p>
    <w:p w14:paraId="26EDFE50" w14:textId="13420F6B" w:rsidR="00D80ACA" w:rsidRDefault="00D80ACA" w:rsidP="004F79C3">
      <w:pPr>
        <w:contextualSpacing/>
        <w:rPr>
          <w:rFonts w:cs="Times New Roman"/>
          <w:szCs w:val="28"/>
        </w:rPr>
      </w:pPr>
    </w:p>
    <w:p w14:paraId="685632DE" w14:textId="4DEA54ED" w:rsidR="00D80ACA" w:rsidRDefault="00D80ACA" w:rsidP="004F79C3">
      <w:pPr>
        <w:contextualSpacing/>
        <w:rPr>
          <w:rFonts w:cs="Times New Roman"/>
          <w:szCs w:val="28"/>
        </w:rPr>
      </w:pPr>
    </w:p>
    <w:p w14:paraId="31C8DF9D" w14:textId="023769DF" w:rsidR="00D80ACA" w:rsidRDefault="00D80ACA" w:rsidP="004F79C3">
      <w:pPr>
        <w:contextualSpacing/>
        <w:rPr>
          <w:rFonts w:cs="Times New Roman"/>
          <w:szCs w:val="28"/>
        </w:rPr>
      </w:pPr>
    </w:p>
    <w:p w14:paraId="22E54FB4" w14:textId="375E4B86" w:rsidR="00D80ACA" w:rsidRDefault="00D80ACA" w:rsidP="004F79C3">
      <w:pPr>
        <w:contextualSpacing/>
      </w:pPr>
    </w:p>
    <w:p w14:paraId="378436E3" w14:textId="0C34308C" w:rsidR="00D80ACA" w:rsidRDefault="00D80ACA" w:rsidP="004F79C3">
      <w:pPr>
        <w:contextualSpacing/>
      </w:pPr>
    </w:p>
    <w:p w14:paraId="49372467" w14:textId="77777777" w:rsidR="00D80ACA" w:rsidRPr="00EB5777" w:rsidRDefault="00D80ACA" w:rsidP="004F79C3">
      <w:pPr>
        <w:contextualSpacing/>
      </w:pPr>
    </w:p>
    <w:p w14:paraId="04BBF632" w14:textId="4B7E9FBE" w:rsidR="00EB5777" w:rsidRDefault="00EB5777" w:rsidP="00D80ACA">
      <w:pPr>
        <w:pStyle w:val="2"/>
        <w:spacing w:before="360" w:after="240"/>
      </w:pPr>
      <w:bookmarkStart w:id="21" w:name="_Toc135152450"/>
      <w:r>
        <w:lastRenderedPageBreak/>
        <w:t>3.</w:t>
      </w:r>
      <w:r w:rsidRPr="005A2C6A">
        <w:t>2</w:t>
      </w:r>
      <w:r w:rsidRPr="007163F1">
        <w:t xml:space="preserve"> </w:t>
      </w:r>
      <w:r>
        <w:t>Разработка глобальной базы данных</w:t>
      </w:r>
      <w:bookmarkEnd w:id="21"/>
      <w:r>
        <w:t xml:space="preserve"> </w:t>
      </w:r>
    </w:p>
    <w:p w14:paraId="53C31E7A" w14:textId="04F227BC" w:rsidR="00EB5777" w:rsidRDefault="00EB5777" w:rsidP="00EB5777">
      <w:pPr>
        <w:contextualSpacing/>
      </w:pPr>
      <w:r>
        <w:tab/>
        <w:t>Как уже упоминалось</w:t>
      </w:r>
      <w:r w:rsidRPr="00222112">
        <w:t xml:space="preserve">, </w:t>
      </w:r>
      <w:r>
        <w:t xml:space="preserve">для разработки </w:t>
      </w:r>
      <w:r w:rsidR="00222112">
        <w:t xml:space="preserve">глобальной базы данных использовалась СУБД </w:t>
      </w:r>
      <w:r w:rsidR="00222112">
        <w:rPr>
          <w:lang w:val="en-US"/>
        </w:rPr>
        <w:t>Microsoft</w:t>
      </w:r>
      <w:r w:rsidR="00222112" w:rsidRPr="004F79C3">
        <w:t xml:space="preserve"> </w:t>
      </w:r>
      <w:r w:rsidR="00222112">
        <w:rPr>
          <w:lang w:val="en-US"/>
        </w:rPr>
        <w:t>SQL</w:t>
      </w:r>
      <w:r w:rsidR="00222112" w:rsidRPr="004F79C3">
        <w:t xml:space="preserve"> </w:t>
      </w:r>
      <w:r w:rsidR="00222112">
        <w:rPr>
          <w:lang w:val="en-US"/>
        </w:rPr>
        <w:t>Server</w:t>
      </w:r>
      <w:r w:rsidR="00222112">
        <w:t>.</w:t>
      </w:r>
    </w:p>
    <w:p w14:paraId="58EB07B3" w14:textId="5AF919FD" w:rsidR="00222112" w:rsidRDefault="00222112" w:rsidP="00EB5777">
      <w:pPr>
        <w:contextualSpacing/>
      </w:pPr>
      <w:r>
        <w:tab/>
        <w:t>Скрипт для создания глобальный базы данных представлен в приложении А.</w:t>
      </w:r>
    </w:p>
    <w:p w14:paraId="3052B2A9" w14:textId="00C25634" w:rsidR="00222112" w:rsidRDefault="00222112" w:rsidP="00D80ACA">
      <w:pPr>
        <w:contextualSpacing/>
      </w:pPr>
      <w:r>
        <w:tab/>
        <w:t xml:space="preserve">Все </w:t>
      </w:r>
      <w:r>
        <w:rPr>
          <w:lang w:val="en-US"/>
        </w:rPr>
        <w:t>CRUD</w:t>
      </w:r>
      <w:r w:rsidRPr="00222112">
        <w:t xml:space="preserve"> </w:t>
      </w:r>
      <w:r>
        <w:t>операции базы данных проводятся с помощью хранимых процедур. Некоторые из хранимых процедур представлены на рисунке 3.1.</w:t>
      </w:r>
    </w:p>
    <w:p w14:paraId="6FAC2273" w14:textId="6098AF91" w:rsidR="00222112" w:rsidRDefault="00222112" w:rsidP="00006688">
      <w:pPr>
        <w:spacing w:before="280" w:after="280"/>
        <w:contextualSpacing/>
        <w:jc w:val="center"/>
      </w:pPr>
      <w:r w:rsidRPr="00222112">
        <w:rPr>
          <w:noProof/>
        </w:rPr>
        <w:drawing>
          <wp:inline distT="0" distB="0" distL="0" distR="0" wp14:anchorId="0066327A" wp14:editId="6BAB2BA3">
            <wp:extent cx="2495898" cy="27626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EF" w14:textId="7CC04B39" w:rsidR="00222112" w:rsidRDefault="00222112" w:rsidP="00222112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некоторые из хранимых процедур глобальной базы данных</w:t>
      </w:r>
    </w:p>
    <w:p w14:paraId="5E4F7895" w14:textId="08991CE5" w:rsidR="00222112" w:rsidRDefault="00222112" w:rsidP="00D80ACA">
      <w:pPr>
        <w:pStyle w:val="2"/>
        <w:spacing w:before="360" w:after="240"/>
      </w:pPr>
      <w:bookmarkStart w:id="22" w:name="_Toc135152451"/>
      <w:r>
        <w:t>3.3</w:t>
      </w:r>
      <w:r w:rsidRPr="007163F1">
        <w:t xml:space="preserve"> </w:t>
      </w:r>
      <w:r>
        <w:t>Разработка локальной базы данных</w:t>
      </w:r>
      <w:bookmarkEnd w:id="22"/>
    </w:p>
    <w:p w14:paraId="74F63AEE" w14:textId="24612EBD" w:rsidR="00222112" w:rsidRDefault="00222112" w:rsidP="00222112">
      <w:pPr>
        <w:contextualSpacing/>
      </w:pPr>
      <w:r>
        <w:tab/>
        <w:t xml:space="preserve">Локальная база данных полностью дублирует структуру глобальной базы данных. Для взаимодействия с локальной базой данных был использован модуль </w:t>
      </w:r>
      <w:r>
        <w:rPr>
          <w:lang w:val="en-US"/>
        </w:rPr>
        <w:t>sqflite</w:t>
      </w:r>
      <w:r w:rsidRPr="00222112">
        <w:t xml:space="preserve"> </w:t>
      </w:r>
      <w:r>
        <w:t>–</w:t>
      </w:r>
      <w:r w:rsidRPr="00222112">
        <w:t xml:space="preserve"> </w:t>
      </w:r>
      <w:r>
        <w:rPr>
          <w:lang w:val="en-US"/>
        </w:rPr>
        <w:t>Flutter</w:t>
      </w:r>
      <w:r w:rsidRPr="00222112">
        <w:t xml:space="preserve"> </w:t>
      </w:r>
      <w:r>
        <w:t xml:space="preserve">плагин для взаимодействия с </w:t>
      </w:r>
      <w:r>
        <w:rPr>
          <w:lang w:val="en-US"/>
        </w:rPr>
        <w:t>sqlite</w:t>
      </w:r>
      <w:r w:rsidRPr="00222112">
        <w:t xml:space="preserve"> </w:t>
      </w:r>
      <w:r>
        <w:t>– базами данных.</w:t>
      </w:r>
    </w:p>
    <w:p w14:paraId="3F4AD9BC" w14:textId="31FE9EDA" w:rsidR="00222112" w:rsidRDefault="00222112" w:rsidP="00222112">
      <w:r>
        <w:tab/>
        <w:t xml:space="preserve">Скрипт для создания локальной базы данных представлен в приложении </w:t>
      </w:r>
      <w:r w:rsidR="009D321C">
        <w:t>Б</w:t>
      </w:r>
      <w:r>
        <w:t>.</w:t>
      </w:r>
    </w:p>
    <w:p w14:paraId="4F379E9A" w14:textId="6C3F5949" w:rsidR="005A2C6A" w:rsidRDefault="005A2C6A" w:rsidP="00D80ACA">
      <w:pPr>
        <w:pStyle w:val="2"/>
        <w:spacing w:before="360" w:after="240"/>
        <w:rPr>
          <w:rFonts w:eastAsia="Times New Roman"/>
        </w:rPr>
      </w:pPr>
      <w:bookmarkStart w:id="23" w:name="_Toc134794380"/>
      <w:bookmarkStart w:id="24" w:name="_Toc135152452"/>
      <w:r>
        <w:rPr>
          <w:rFonts w:eastAsia="Times New Roman"/>
        </w:rPr>
        <w:t>3.</w:t>
      </w:r>
      <w:r w:rsidR="00327AFF">
        <w:rPr>
          <w:rFonts w:eastAsia="Times New Roman"/>
        </w:rPr>
        <w:t>4</w:t>
      </w:r>
      <w:r>
        <w:rPr>
          <w:rFonts w:eastAsia="Times New Roman"/>
        </w:rPr>
        <w:t xml:space="preserve"> Разработка сервера</w:t>
      </w:r>
      <w:bookmarkEnd w:id="23"/>
      <w:bookmarkEnd w:id="24"/>
    </w:p>
    <w:p w14:paraId="21875DEF" w14:textId="0C8B4F14" w:rsidR="005A2C6A" w:rsidRDefault="005A2C6A" w:rsidP="00D80ACA">
      <w:pPr>
        <w:ind w:firstLine="709"/>
      </w:pPr>
      <w:r>
        <w:t xml:space="preserve">Для разработки сервера был выбран программная платформа </w:t>
      </w:r>
      <w:r>
        <w:rPr>
          <w:lang w:val="en-US"/>
        </w:rPr>
        <w:t>Node</w:t>
      </w:r>
      <w:r w:rsidRPr="005A2C6A">
        <w:t>.</w:t>
      </w:r>
      <w:r>
        <w:rPr>
          <w:lang w:val="en-US"/>
        </w:rPr>
        <w:t>js</w:t>
      </w:r>
      <w:r w:rsidRPr="005A2C6A">
        <w:t xml:space="preserve"> </w:t>
      </w:r>
      <w:r>
        <w:t xml:space="preserve">и фреймворк </w:t>
      </w:r>
      <w:r>
        <w:rPr>
          <w:lang w:val="en-US"/>
        </w:rPr>
        <w:t>Express</w:t>
      </w:r>
      <w:r w:rsidRPr="005A2C6A">
        <w:t xml:space="preserve">. </w:t>
      </w:r>
      <w:r>
        <w:t xml:space="preserve">Совокупность данных средств позволяет с легкостью разработать сервер для обработки </w:t>
      </w:r>
      <w:r>
        <w:rPr>
          <w:lang w:val="en-US"/>
        </w:rPr>
        <w:t>http</w:t>
      </w:r>
      <w:r>
        <w:t xml:space="preserve">-запросов. </w:t>
      </w:r>
    </w:p>
    <w:p w14:paraId="298DAD0B" w14:textId="77777777" w:rsidR="00D80ACA" w:rsidRDefault="005A2C6A" w:rsidP="005A2C6A">
      <w:r>
        <w:tab/>
      </w:r>
    </w:p>
    <w:p w14:paraId="5F095077" w14:textId="77777777" w:rsidR="00D80ACA" w:rsidRDefault="00D80ACA" w:rsidP="005A2C6A"/>
    <w:p w14:paraId="3312F5C1" w14:textId="77777777" w:rsidR="00D80ACA" w:rsidRDefault="00D80ACA" w:rsidP="005A2C6A"/>
    <w:p w14:paraId="3D3DFE37" w14:textId="0360C930" w:rsidR="005A2C6A" w:rsidRDefault="005A2C6A" w:rsidP="00D80ACA">
      <w:pPr>
        <w:ind w:firstLine="709"/>
      </w:pPr>
      <w:r>
        <w:lastRenderedPageBreak/>
        <w:t>Для обработки запросов используются определенный ряд встроенных функций</w:t>
      </w:r>
      <w:r w:rsidRPr="005A2C6A">
        <w:t xml:space="preserve">, </w:t>
      </w:r>
      <w:r>
        <w:t xml:space="preserve">таких как например функцию </w:t>
      </w:r>
      <w:r>
        <w:rPr>
          <w:lang w:val="en-US"/>
        </w:rPr>
        <w:t>get</w:t>
      </w:r>
      <w:r w:rsidRPr="005A2C6A">
        <w:t xml:space="preserve">(), </w:t>
      </w:r>
      <w:r>
        <w:t>представленная на рисунке 3.2.</w:t>
      </w:r>
    </w:p>
    <w:p w14:paraId="21329488" w14:textId="108D93FD" w:rsidR="005A2C6A" w:rsidRPr="00D80ACA" w:rsidRDefault="005A2C6A" w:rsidP="005A2C6A">
      <w:pPr>
        <w:jc w:val="center"/>
      </w:pPr>
      <w:r w:rsidRPr="005A2C6A">
        <w:drawing>
          <wp:inline distT="0" distB="0" distL="0" distR="0" wp14:anchorId="652D013E" wp14:editId="0A959C31">
            <wp:extent cx="4801270" cy="181952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функция </w:t>
      </w:r>
      <w:r>
        <w:rPr>
          <w:sz w:val="24"/>
          <w:szCs w:val="24"/>
          <w:lang w:val="en-US"/>
        </w:rPr>
        <w:t>get</w:t>
      </w:r>
    </w:p>
    <w:p w14:paraId="2EE476D2" w14:textId="39FAA84C" w:rsidR="00327AFF" w:rsidRDefault="005A2C6A" w:rsidP="00D80ACA">
      <w:pPr>
        <w:ind w:firstLine="709"/>
      </w:pPr>
      <w:r>
        <w:t>В качестве параметров для этой функции передаются маршрут и обработчик</w:t>
      </w:r>
      <w:r w:rsidRPr="005A2C6A">
        <w:t xml:space="preserve">, </w:t>
      </w:r>
      <w:r>
        <w:t>который будет вызываться</w:t>
      </w:r>
      <w:r w:rsidRPr="005A2C6A">
        <w:t xml:space="preserve">, </w:t>
      </w:r>
      <w:r>
        <w:t xml:space="preserve">если запрос к серверу соответствует данному маршруту. Таким же образом выполняется обработка </w:t>
      </w:r>
      <w:r>
        <w:rPr>
          <w:lang w:val="en-US"/>
        </w:rPr>
        <w:t>POST</w:t>
      </w:r>
      <w:r w:rsidRPr="00327AFF">
        <w:t xml:space="preserve"> – </w:t>
      </w:r>
      <w:r>
        <w:t>запросов</w:t>
      </w:r>
      <w:r w:rsidR="00327AFF" w:rsidRPr="00327AFF">
        <w:t xml:space="preserve">. </w:t>
      </w:r>
      <w:r w:rsidR="00327AFF">
        <w:t xml:space="preserve">Пример обработки </w:t>
      </w:r>
      <w:r w:rsidR="00327AFF">
        <w:rPr>
          <w:lang w:val="en-US"/>
        </w:rPr>
        <w:t>POST</w:t>
      </w:r>
      <w:r w:rsidR="00327AFF" w:rsidRPr="00327AFF">
        <w:t xml:space="preserve"> – </w:t>
      </w:r>
      <w:r w:rsidR="00327AFF">
        <w:t>запроса представлен на рисунке 3.3.</w:t>
      </w:r>
    </w:p>
    <w:p w14:paraId="0134AA01" w14:textId="5C1FDD48" w:rsidR="005A2C6A" w:rsidRDefault="00327AFF" w:rsidP="00327AFF">
      <w:pPr>
        <w:jc w:val="center"/>
      </w:pPr>
      <w:r w:rsidRPr="00327AFF">
        <w:drawing>
          <wp:inline distT="0" distB="0" distL="0" distR="0" wp14:anchorId="31F9DE6A" wp14:editId="59D665A4">
            <wp:extent cx="4353533" cy="167663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F9BC" w14:textId="252FE746" w:rsidR="00327AFF" w:rsidRPr="00327AFF" w:rsidRDefault="00327AFF" w:rsidP="00327AFF">
      <w:pPr>
        <w:jc w:val="center"/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пример обработки </w:t>
      </w:r>
      <w:r>
        <w:rPr>
          <w:sz w:val="24"/>
          <w:szCs w:val="24"/>
          <w:lang w:val="en-US"/>
        </w:rPr>
        <w:t>POST</w:t>
      </w:r>
      <w:r w:rsidRPr="00327AF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327AFF">
        <w:rPr>
          <w:sz w:val="24"/>
          <w:szCs w:val="24"/>
        </w:rPr>
        <w:t xml:space="preserve"> </w:t>
      </w:r>
      <w:r>
        <w:rPr>
          <w:sz w:val="24"/>
          <w:szCs w:val="24"/>
        </w:rPr>
        <w:t>запроса</w:t>
      </w:r>
    </w:p>
    <w:p w14:paraId="2A507A3D" w14:textId="44124962" w:rsidR="00D80ACA" w:rsidRDefault="00D80ACA" w:rsidP="00D80ACA">
      <w:pPr>
        <w:ind w:firstLine="709"/>
      </w:pPr>
    </w:p>
    <w:p w14:paraId="0C96035B" w14:textId="720B69DC" w:rsidR="003444F3" w:rsidRDefault="003444F3" w:rsidP="00D80ACA">
      <w:pPr>
        <w:ind w:firstLine="709"/>
      </w:pPr>
    </w:p>
    <w:p w14:paraId="3AE918C7" w14:textId="77777777" w:rsidR="003444F3" w:rsidRDefault="003444F3" w:rsidP="00D80ACA">
      <w:pPr>
        <w:ind w:firstLine="709"/>
      </w:pPr>
    </w:p>
    <w:p w14:paraId="5CCC7B05" w14:textId="2B984A75" w:rsidR="00D80ACA" w:rsidRDefault="00D80ACA" w:rsidP="00D80ACA">
      <w:pPr>
        <w:ind w:firstLine="709"/>
      </w:pPr>
    </w:p>
    <w:p w14:paraId="0C6D239A" w14:textId="51FB8E28" w:rsidR="00D80ACA" w:rsidRDefault="00D80ACA" w:rsidP="00D80ACA">
      <w:pPr>
        <w:ind w:firstLine="709"/>
      </w:pPr>
    </w:p>
    <w:p w14:paraId="3A896BC0" w14:textId="44F768B6" w:rsidR="00D80ACA" w:rsidRDefault="00D80ACA" w:rsidP="00D80ACA">
      <w:pPr>
        <w:ind w:firstLine="709"/>
      </w:pPr>
    </w:p>
    <w:p w14:paraId="6278DE4A" w14:textId="51F4A45C" w:rsidR="00D80ACA" w:rsidRDefault="00D80ACA" w:rsidP="00D80ACA">
      <w:pPr>
        <w:ind w:firstLine="709"/>
      </w:pPr>
    </w:p>
    <w:p w14:paraId="31523158" w14:textId="77777777" w:rsidR="00D80ACA" w:rsidRDefault="00D80ACA" w:rsidP="00D80ACA">
      <w:pPr>
        <w:ind w:firstLine="709"/>
      </w:pPr>
    </w:p>
    <w:p w14:paraId="2AABF7FE" w14:textId="27B65582" w:rsidR="00222112" w:rsidRDefault="00222112" w:rsidP="00D80ACA">
      <w:pPr>
        <w:pStyle w:val="2"/>
        <w:spacing w:before="360" w:after="240"/>
      </w:pPr>
      <w:bookmarkStart w:id="25" w:name="_Toc135152453"/>
      <w:r>
        <w:lastRenderedPageBreak/>
        <w:t>3.</w:t>
      </w:r>
      <w:r w:rsidR="00327AFF">
        <w:t>5</w:t>
      </w:r>
      <w:r w:rsidRPr="007163F1">
        <w:t xml:space="preserve"> </w:t>
      </w:r>
      <w:r>
        <w:t>Разработка мобильного приложения</w:t>
      </w:r>
      <w:bookmarkEnd w:id="25"/>
    </w:p>
    <w:p w14:paraId="64BEA00E" w14:textId="2209AC6D" w:rsidR="005107C0" w:rsidRDefault="005107C0" w:rsidP="00D80ACA">
      <w:pPr>
        <w:ind w:firstLine="709"/>
      </w:pPr>
      <w:r>
        <w:t xml:space="preserve">При разработке мобильного приложения была использована среда разработки </w:t>
      </w:r>
      <w:r>
        <w:rPr>
          <w:lang w:val="en-US"/>
        </w:rPr>
        <w:t>Android</w:t>
      </w:r>
      <w:r w:rsidRPr="005107C0">
        <w:t xml:space="preserve"> </w:t>
      </w:r>
      <w:r>
        <w:rPr>
          <w:lang w:val="en-US"/>
        </w:rPr>
        <w:t>Studio</w:t>
      </w:r>
      <w:r w:rsidRPr="005107C0">
        <w:t xml:space="preserve">. </w:t>
      </w:r>
      <w:r>
        <w:t>Структура проекта представлена на рисунке 3.</w:t>
      </w:r>
      <w:r w:rsidR="00327AFF">
        <w:t>4.</w:t>
      </w:r>
    </w:p>
    <w:p w14:paraId="285E3C89" w14:textId="0D97FB62" w:rsidR="00222112" w:rsidRDefault="005107C0" w:rsidP="00006688">
      <w:pPr>
        <w:spacing w:before="280" w:after="280"/>
        <w:jc w:val="center"/>
      </w:pPr>
      <w:r w:rsidRPr="005107C0">
        <w:rPr>
          <w:noProof/>
        </w:rPr>
        <w:drawing>
          <wp:inline distT="0" distB="0" distL="0" distR="0" wp14:anchorId="048D8B5B" wp14:editId="4B2AEC29">
            <wp:extent cx="2009553" cy="394467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553" cy="39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46" w14:textId="5C3DF2B3" w:rsidR="005107C0" w:rsidRDefault="005107C0" w:rsidP="00D80ACA">
      <w:pPr>
        <w:ind w:firstLine="709"/>
        <w:jc w:val="center"/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4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структура проекта</w:t>
      </w:r>
      <w:r w:rsidR="00C66276">
        <w:rPr>
          <w:sz w:val="24"/>
          <w:szCs w:val="24"/>
        </w:rPr>
        <w:t xml:space="preserve"> мобильного приложения</w:t>
      </w:r>
    </w:p>
    <w:p w14:paraId="4AF898A8" w14:textId="1131E7DD" w:rsidR="005107C0" w:rsidRDefault="005107C0" w:rsidP="00D80ACA">
      <w:pPr>
        <w:spacing w:after="0"/>
        <w:ind w:firstLine="709"/>
        <w:contextualSpacing/>
      </w:pPr>
      <w:r>
        <w:t>Как видно из рисунка 3.</w:t>
      </w:r>
      <w:r w:rsidR="00327AFF">
        <w:t>4</w:t>
      </w:r>
      <w:r>
        <w:t xml:space="preserve"> проект состоит из пяти основных директорий</w:t>
      </w:r>
      <w:r w:rsidRPr="005107C0">
        <w:t xml:space="preserve">: </w:t>
      </w:r>
      <w:r>
        <w:rPr>
          <w:lang w:val="en-US"/>
        </w:rPr>
        <w:t>CustomModels</w:t>
      </w:r>
      <w:r w:rsidRPr="005107C0">
        <w:t>,</w:t>
      </w:r>
      <w:r>
        <w:t xml:space="preserve"> </w:t>
      </w:r>
      <w:r>
        <w:rPr>
          <w:lang w:val="en-US"/>
        </w:rPr>
        <w:t>manyUsageTemplates</w:t>
      </w:r>
      <w:r w:rsidRPr="005107C0">
        <w:t>,</w:t>
      </w:r>
      <w:r>
        <w:t xml:space="preserve"> </w:t>
      </w:r>
      <w:r>
        <w:rPr>
          <w:lang w:val="en-US"/>
        </w:rPr>
        <w:t>Models</w:t>
      </w:r>
      <w:r w:rsidRPr="005107C0">
        <w:t>,</w:t>
      </w:r>
      <w:r>
        <w:t xml:space="preserve"> </w:t>
      </w:r>
      <w:r>
        <w:rPr>
          <w:lang w:val="en-US"/>
        </w:rPr>
        <w:t>Pages</w:t>
      </w:r>
      <w:r w:rsidRPr="005107C0">
        <w:t>,</w:t>
      </w:r>
      <w:r>
        <w:t xml:space="preserve"> </w:t>
      </w:r>
      <w:r>
        <w:rPr>
          <w:lang w:val="en-US"/>
        </w:rPr>
        <w:t>Utility</w:t>
      </w:r>
      <w:r w:rsidRPr="005107C0">
        <w:t>.</w:t>
      </w:r>
    </w:p>
    <w:p w14:paraId="04AA6F2B" w14:textId="365FB866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который используются для взаимодействия с базами данных. Каждый файл содержит класс</w:t>
      </w:r>
      <w:r w:rsidRPr="005107C0">
        <w:t xml:space="preserve">, </w:t>
      </w:r>
      <w:r>
        <w:t>чьи поля совпадают со столбцами соответствующей таблицы.</w:t>
      </w:r>
    </w:p>
    <w:p w14:paraId="42FFA35A" w14:textId="3E5DFA7F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CustomModels</w:t>
      </w:r>
      <w:r w:rsidRPr="005107C0">
        <w:t xml:space="preserve"> </w:t>
      </w:r>
      <w:r>
        <w:t>находятся классы</w:t>
      </w:r>
      <w:r w:rsidRPr="005107C0">
        <w:t xml:space="preserve">, </w:t>
      </w:r>
      <w:r>
        <w:t>которые используются для выполнения сложных запросов</w:t>
      </w:r>
      <w:r w:rsidRPr="005107C0">
        <w:t xml:space="preserve">, </w:t>
      </w:r>
      <w:r>
        <w:t>в которых объединяется множество таблиц</w:t>
      </w:r>
      <w:r w:rsidRPr="005107C0">
        <w:t>,</w:t>
      </w:r>
      <w:r>
        <w:t xml:space="preserve"> к базам данных</w:t>
      </w:r>
      <w:r w:rsidRPr="005107C0">
        <w:t>.</w:t>
      </w:r>
    </w:p>
    <w:p w14:paraId="514B80BD" w14:textId="1503659D" w:rsidR="005107C0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manyUsageTemplates</w:t>
      </w:r>
      <w:r>
        <w:t xml:space="preserve"> находятся виджеты</w:t>
      </w:r>
      <w:r w:rsidRPr="005107C0">
        <w:t xml:space="preserve">, </w:t>
      </w:r>
      <w:r>
        <w:t>многократно используемые в проекте</w:t>
      </w:r>
      <w:r w:rsidRPr="005107C0">
        <w:t xml:space="preserve">, </w:t>
      </w:r>
      <w:r>
        <w:t>например текстовое поле или кнопки.</w:t>
      </w:r>
    </w:p>
    <w:p w14:paraId="056B24C0" w14:textId="720DC31F" w:rsidR="004F79C3" w:rsidRDefault="005107C0" w:rsidP="00D80ACA">
      <w:pPr>
        <w:spacing w:after="0"/>
        <w:ind w:firstLine="709"/>
        <w:contextualSpacing/>
      </w:pPr>
      <w:r>
        <w:t xml:space="preserve">В директории </w:t>
      </w:r>
      <w:r>
        <w:rPr>
          <w:lang w:val="en-US"/>
        </w:rPr>
        <w:t>Utility</w:t>
      </w:r>
      <w:r w:rsidRPr="005107C0">
        <w:t xml:space="preserve"> </w:t>
      </w:r>
      <w:r>
        <w:t xml:space="preserve">расположены два файла – </w:t>
      </w:r>
      <w:r>
        <w:rPr>
          <w:lang w:val="en-US"/>
        </w:rPr>
        <w:t>DatabaseHandler</w:t>
      </w:r>
      <w:r w:rsidRPr="005107C0">
        <w:t xml:space="preserve"> </w:t>
      </w:r>
      <w:r>
        <w:t xml:space="preserve">и </w:t>
      </w:r>
      <w:r>
        <w:rPr>
          <w:lang w:val="en-US"/>
        </w:rPr>
        <w:t>Utility</w:t>
      </w:r>
      <w:r w:rsidRPr="005107C0">
        <w:t xml:space="preserve">. </w:t>
      </w:r>
      <w:r>
        <w:t xml:space="preserve">Файл </w:t>
      </w:r>
      <w:r>
        <w:rPr>
          <w:lang w:val="en-US"/>
        </w:rPr>
        <w:t>Utility</w:t>
      </w:r>
      <w:r w:rsidRPr="005107C0">
        <w:t xml:space="preserve"> </w:t>
      </w:r>
      <w:r>
        <w:t>содержит в себе класс</w:t>
      </w:r>
      <w:r w:rsidRPr="005107C0">
        <w:t xml:space="preserve">, </w:t>
      </w:r>
      <w:r>
        <w:t>который обеспечивает доступ свойствам</w:t>
      </w:r>
      <w:r w:rsidRPr="005107C0">
        <w:t xml:space="preserve">, </w:t>
      </w:r>
      <w:r>
        <w:t>которые должны быть доступны из любого места программы</w:t>
      </w:r>
      <w:r w:rsidRPr="005107C0">
        <w:t xml:space="preserve">, </w:t>
      </w:r>
      <w:r>
        <w:t xml:space="preserve">например </w:t>
      </w:r>
      <w:r>
        <w:rPr>
          <w:lang w:val="en-US"/>
        </w:rPr>
        <w:t>ip</w:t>
      </w:r>
      <w:r w:rsidRPr="005107C0">
        <w:t>-</w:t>
      </w:r>
      <w:r>
        <w:t xml:space="preserve">адрес и порт сервера. Файл </w:t>
      </w:r>
      <w:r>
        <w:rPr>
          <w:lang w:val="en-US"/>
        </w:rPr>
        <w:t>DatabaseHandler</w:t>
      </w:r>
      <w:r w:rsidRPr="005107C0">
        <w:t>,</w:t>
      </w:r>
      <w:r>
        <w:t xml:space="preserve"> как следует из названия</w:t>
      </w:r>
      <w:r w:rsidRPr="005107C0">
        <w:t xml:space="preserve">, </w:t>
      </w:r>
      <w:r>
        <w:t xml:space="preserve">предназначен для взаимодействия с локальной базой данных. В данном файле </w:t>
      </w:r>
      <w:r>
        <w:lastRenderedPageBreak/>
        <w:t>определены функции для синхронизации и получения данных из локальной базы данных</w:t>
      </w:r>
      <w:r w:rsidR="0024162F" w:rsidRPr="0024162F">
        <w:t xml:space="preserve">, </w:t>
      </w:r>
      <w:r w:rsidR="0024162F">
        <w:t>происходит начальная инициализация и создание базы данных</w:t>
      </w:r>
      <w:r>
        <w:t>.</w:t>
      </w:r>
    </w:p>
    <w:p w14:paraId="26B52894" w14:textId="3DC016D5" w:rsidR="005107C0" w:rsidRDefault="0024162F" w:rsidP="00D80ACA">
      <w:pPr>
        <w:ind w:firstLine="709"/>
        <w:contextualSpacing/>
      </w:pPr>
      <w:r>
        <w:t xml:space="preserve">В директории </w:t>
      </w:r>
      <w:r>
        <w:rPr>
          <w:lang w:val="en-US"/>
        </w:rPr>
        <w:t>Pages</w:t>
      </w:r>
      <w:r w:rsidRPr="0024162F">
        <w:t xml:space="preserve"> </w:t>
      </w:r>
      <w:r>
        <w:t>находятся файлы</w:t>
      </w:r>
      <w:r w:rsidRPr="0024162F">
        <w:t xml:space="preserve">, </w:t>
      </w:r>
      <w:r>
        <w:t>которые представляют из себя страницы приложения.</w:t>
      </w:r>
    </w:p>
    <w:p w14:paraId="176962AF" w14:textId="0D38C0F9" w:rsidR="0024162F" w:rsidRDefault="0024162F" w:rsidP="00D80ACA">
      <w:pPr>
        <w:ind w:firstLine="709"/>
        <w:contextualSpacing/>
      </w:pPr>
      <w:r>
        <w:t>Каждый класс</w:t>
      </w:r>
      <w:r w:rsidRPr="0024162F">
        <w:t xml:space="preserve">, </w:t>
      </w:r>
      <w:r>
        <w:t xml:space="preserve">который представляет из себя страницу имеет метод </w:t>
      </w:r>
      <w:r>
        <w:rPr>
          <w:lang w:val="en-US"/>
        </w:rPr>
        <w:t>build</w:t>
      </w:r>
      <w:r w:rsidRPr="0024162F">
        <w:t xml:space="preserve">, </w:t>
      </w:r>
      <w:r>
        <w:t>который возвращает интерфейс</w:t>
      </w:r>
      <w:r w:rsidRPr="0024162F">
        <w:t xml:space="preserve">, </w:t>
      </w:r>
      <w:r>
        <w:t>который будет отображен на экране пользователя.</w:t>
      </w:r>
    </w:p>
    <w:p w14:paraId="16EB4876" w14:textId="554FD0E5" w:rsidR="0024162F" w:rsidRDefault="0024162F" w:rsidP="00D80ACA">
      <w:pPr>
        <w:ind w:firstLine="709"/>
        <w:contextualSpacing/>
      </w:pPr>
      <w:r>
        <w:t xml:space="preserve">Пример </w:t>
      </w:r>
      <w:r w:rsidR="00D131C2">
        <w:t xml:space="preserve">метода </w:t>
      </w:r>
      <w:r w:rsidR="00D131C2">
        <w:rPr>
          <w:lang w:val="en-US"/>
        </w:rPr>
        <w:t>build</w:t>
      </w:r>
      <w:r w:rsidR="00D131C2" w:rsidRPr="00D131C2">
        <w:t xml:space="preserve"> </w:t>
      </w:r>
      <w:r w:rsidR="00D131C2">
        <w:t>для страницы регистрации пользователя представлен на рисунке 3.</w:t>
      </w:r>
      <w:r w:rsidR="00327AFF">
        <w:t>5</w:t>
      </w:r>
      <w:r w:rsidR="00D131C2">
        <w:t>.</w:t>
      </w:r>
    </w:p>
    <w:p w14:paraId="5D2B8A25" w14:textId="7E293D4E" w:rsidR="00D131C2" w:rsidRDefault="00D131C2" w:rsidP="00006688">
      <w:pPr>
        <w:spacing w:before="280" w:after="280"/>
        <w:contextualSpacing/>
        <w:jc w:val="center"/>
      </w:pPr>
      <w:r w:rsidRPr="00D131C2">
        <w:rPr>
          <w:noProof/>
        </w:rPr>
        <w:drawing>
          <wp:inline distT="0" distB="0" distL="0" distR="0" wp14:anchorId="134AA448" wp14:editId="681ECE57">
            <wp:extent cx="3162633" cy="489097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673" cy="49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901F" w14:textId="2C2F079A" w:rsidR="00D131C2" w:rsidRPr="00C5651A" w:rsidRDefault="00D131C2" w:rsidP="00D131C2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5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пример метода </w:t>
      </w:r>
      <w:r>
        <w:rPr>
          <w:sz w:val="24"/>
          <w:szCs w:val="24"/>
          <w:lang w:val="en-US"/>
        </w:rPr>
        <w:t>build</w:t>
      </w:r>
    </w:p>
    <w:p w14:paraId="1D9A7707" w14:textId="3250B48E" w:rsidR="00D131C2" w:rsidRPr="00D131C2" w:rsidRDefault="00D131C2" w:rsidP="00D131C2">
      <w:pPr>
        <w:contextualSpacing/>
        <w:jc w:val="center"/>
      </w:pPr>
      <w:r>
        <w:br/>
      </w:r>
    </w:p>
    <w:p w14:paraId="1D5086B4" w14:textId="77777777" w:rsidR="00327AFF" w:rsidRDefault="0024162F" w:rsidP="003F5778">
      <w:r>
        <w:tab/>
      </w:r>
    </w:p>
    <w:p w14:paraId="4CEDAC54" w14:textId="77777777" w:rsidR="00327AFF" w:rsidRDefault="00327AFF" w:rsidP="003F5778"/>
    <w:p w14:paraId="6E64BBA6" w14:textId="77777777" w:rsidR="00327AFF" w:rsidRDefault="00327AFF" w:rsidP="003F5778"/>
    <w:p w14:paraId="32D78A93" w14:textId="56BBBF45" w:rsidR="0024162F" w:rsidRDefault="0024162F" w:rsidP="00D80ACA">
      <w:pPr>
        <w:ind w:firstLine="709"/>
      </w:pPr>
      <w:r>
        <w:lastRenderedPageBreak/>
        <w:t>Для взаимодействия с сервером был</w:t>
      </w:r>
      <w:r w:rsidR="00D80ACA">
        <w:t>а</w:t>
      </w:r>
      <w:r>
        <w:t xml:space="preserve"> использован</w:t>
      </w:r>
      <w:r w:rsidR="00D80ACA">
        <w:t>а</w:t>
      </w:r>
      <w:r>
        <w:t xml:space="preserve"> </w:t>
      </w:r>
      <w:r w:rsidR="00D80ACA">
        <w:t>библиотека</w:t>
      </w:r>
      <w:r>
        <w:t xml:space="preserve"> </w:t>
      </w:r>
      <w:r>
        <w:rPr>
          <w:lang w:val="en-US"/>
        </w:rPr>
        <w:t>http</w:t>
      </w:r>
      <w:r>
        <w:t>. Данн</w:t>
      </w:r>
      <w:r w:rsidR="00D80ACA">
        <w:t>ая библиотека</w:t>
      </w:r>
      <w:r>
        <w:t xml:space="preserve"> позволяет отправлять </w:t>
      </w:r>
      <w:r>
        <w:rPr>
          <w:lang w:val="en-US"/>
        </w:rPr>
        <w:t>http</w:t>
      </w:r>
      <w:r w:rsidRPr="0024162F">
        <w:t xml:space="preserve"> </w:t>
      </w:r>
      <w:r>
        <w:t xml:space="preserve">запросы используя язык </w:t>
      </w:r>
      <w:r>
        <w:rPr>
          <w:lang w:val="en-US"/>
        </w:rPr>
        <w:t>Flutter</w:t>
      </w:r>
      <w:r w:rsidRPr="0024162F">
        <w:t xml:space="preserve">. </w:t>
      </w:r>
      <w:r>
        <w:t xml:space="preserve">Пример использования модуля </w:t>
      </w:r>
      <w:r>
        <w:rPr>
          <w:lang w:val="en-US"/>
        </w:rPr>
        <w:t>http</w:t>
      </w:r>
      <w:r>
        <w:t xml:space="preserve"> представлен на рисунке 3.</w:t>
      </w:r>
      <w:r w:rsidR="00327AFF">
        <w:t>6</w:t>
      </w:r>
      <w:r>
        <w:t>.</w:t>
      </w:r>
    </w:p>
    <w:p w14:paraId="47FC7477" w14:textId="33B408E5" w:rsidR="0024162F" w:rsidRDefault="0024162F" w:rsidP="0024162F">
      <w:pPr>
        <w:spacing w:before="280" w:after="280"/>
        <w:jc w:val="center"/>
      </w:pPr>
      <w:r w:rsidRPr="0024162F">
        <w:rPr>
          <w:noProof/>
        </w:rPr>
        <w:drawing>
          <wp:inline distT="0" distB="0" distL="0" distR="0" wp14:anchorId="71514001" wp14:editId="30682CD2">
            <wp:extent cx="4561367" cy="33048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9418" cy="33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FC58" w14:textId="62FD934D" w:rsidR="0024162F" w:rsidRPr="005A2C6A" w:rsidRDefault="0024162F" w:rsidP="0024162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6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пример использования модуля </w:t>
      </w:r>
      <w:r>
        <w:rPr>
          <w:sz w:val="24"/>
          <w:szCs w:val="24"/>
          <w:lang w:val="en-US"/>
        </w:rPr>
        <w:t>http</w:t>
      </w:r>
    </w:p>
    <w:p w14:paraId="27EE9E36" w14:textId="35E67376" w:rsidR="00C5651A" w:rsidRDefault="00C5651A" w:rsidP="00C5651A">
      <w:pPr>
        <w:ind w:firstLine="708"/>
        <w:rPr>
          <w:szCs w:val="28"/>
        </w:rPr>
      </w:pPr>
      <w:r>
        <w:rPr>
          <w:szCs w:val="28"/>
        </w:rPr>
        <w:t>При отсутствии подключени</w:t>
      </w:r>
      <w:r w:rsidR="00BC33CE">
        <w:rPr>
          <w:szCs w:val="28"/>
        </w:rPr>
        <w:t>я</w:t>
      </w:r>
      <w:r>
        <w:rPr>
          <w:szCs w:val="28"/>
        </w:rPr>
        <w:t xml:space="preserve"> данные для вывода пользователю берутся из локальной базы данных. Для </w:t>
      </w:r>
      <w:r w:rsidR="00BC33CE">
        <w:rPr>
          <w:szCs w:val="28"/>
        </w:rPr>
        <w:t>взаимодействия с локальной базы данных</w:t>
      </w:r>
      <w:r>
        <w:rPr>
          <w:szCs w:val="28"/>
        </w:rPr>
        <w:t xml:space="preserve"> необходимо получить объект </w:t>
      </w:r>
      <w:r w:rsidR="00BC33CE">
        <w:rPr>
          <w:szCs w:val="28"/>
        </w:rPr>
        <w:t xml:space="preserve">класса </w:t>
      </w:r>
      <w:r>
        <w:rPr>
          <w:szCs w:val="28"/>
          <w:lang w:val="en-US"/>
        </w:rPr>
        <w:t>Database</w:t>
      </w:r>
      <w:r w:rsidRPr="00C5651A">
        <w:rPr>
          <w:szCs w:val="28"/>
        </w:rPr>
        <w:t xml:space="preserve"> – </w:t>
      </w:r>
      <w:r>
        <w:rPr>
          <w:szCs w:val="28"/>
        </w:rPr>
        <w:t>класс</w:t>
      </w:r>
      <w:r w:rsidR="00BC33CE">
        <w:rPr>
          <w:szCs w:val="28"/>
        </w:rPr>
        <w:t>а</w:t>
      </w:r>
      <w:r w:rsidRPr="00C5651A">
        <w:rPr>
          <w:szCs w:val="28"/>
        </w:rPr>
        <w:t xml:space="preserve">, </w:t>
      </w:r>
      <w:r>
        <w:rPr>
          <w:szCs w:val="28"/>
        </w:rPr>
        <w:t xml:space="preserve">который предоставляет методы для взаимодействия с базой данных. Для выполнения запросов к базе данных используется метод </w:t>
      </w:r>
      <w:r>
        <w:rPr>
          <w:szCs w:val="28"/>
          <w:lang w:val="en-US"/>
        </w:rPr>
        <w:t>rawQuery</w:t>
      </w:r>
      <w:r w:rsidRPr="00C5651A">
        <w:rPr>
          <w:szCs w:val="28"/>
        </w:rPr>
        <w:t xml:space="preserve">, </w:t>
      </w:r>
      <w:r>
        <w:rPr>
          <w:szCs w:val="28"/>
        </w:rPr>
        <w:t>в качестве параметров которого передаются запрос и его параметры. Пример получения данных из внутренней базы данных представлен на рисунке 3.</w:t>
      </w:r>
      <w:r w:rsidR="00327AFF">
        <w:rPr>
          <w:szCs w:val="28"/>
        </w:rPr>
        <w:t>7</w:t>
      </w:r>
      <w:r>
        <w:rPr>
          <w:szCs w:val="28"/>
        </w:rPr>
        <w:t>.</w:t>
      </w:r>
    </w:p>
    <w:p w14:paraId="28AAB597" w14:textId="760C0811" w:rsidR="00C5651A" w:rsidRDefault="00C5651A" w:rsidP="00006688">
      <w:pPr>
        <w:spacing w:before="280" w:after="280"/>
        <w:jc w:val="center"/>
        <w:rPr>
          <w:szCs w:val="28"/>
        </w:rPr>
      </w:pPr>
      <w:r w:rsidRPr="00C5651A">
        <w:rPr>
          <w:noProof/>
          <w:szCs w:val="28"/>
        </w:rPr>
        <w:drawing>
          <wp:inline distT="0" distB="0" distL="0" distR="0" wp14:anchorId="69D115DA" wp14:editId="139661FA">
            <wp:extent cx="5135526" cy="2227133"/>
            <wp:effectExtent l="0" t="0" r="825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815" cy="22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6192" w14:textId="42364A53" w:rsidR="00C5651A" w:rsidRDefault="00C5651A" w:rsidP="00C5651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7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получение списка проектов из локальный базы данных</w:t>
      </w:r>
    </w:p>
    <w:p w14:paraId="37CE2F84" w14:textId="16F0FDF9" w:rsidR="00BC33CE" w:rsidRDefault="00BC33CE" w:rsidP="00BC33CE">
      <w:pPr>
        <w:ind w:firstLine="709"/>
        <w:rPr>
          <w:szCs w:val="28"/>
        </w:rPr>
      </w:pPr>
      <w:r>
        <w:rPr>
          <w:szCs w:val="28"/>
        </w:rPr>
        <w:lastRenderedPageBreak/>
        <w:t xml:space="preserve">Для реализации синхронизации был разработан ряд методов в классе </w:t>
      </w:r>
      <w:r>
        <w:rPr>
          <w:szCs w:val="28"/>
          <w:lang w:val="en-US"/>
        </w:rPr>
        <w:t>DatabaseHandler</w:t>
      </w:r>
      <w:r w:rsidRPr="00BC33CE">
        <w:rPr>
          <w:szCs w:val="28"/>
        </w:rPr>
        <w:t xml:space="preserve"> </w:t>
      </w:r>
      <w:r>
        <w:rPr>
          <w:szCs w:val="28"/>
        </w:rPr>
        <w:t xml:space="preserve">и ряд отдельных обработчиков маршрутов на сервере. При входе пользователя в приложение производится синхронизация – используя идентификатор пользователя </w:t>
      </w:r>
      <w:r w:rsidR="00061E09">
        <w:rPr>
          <w:szCs w:val="28"/>
        </w:rPr>
        <w:t>загружается</w:t>
      </w:r>
      <w:r>
        <w:rPr>
          <w:szCs w:val="28"/>
        </w:rPr>
        <w:t xml:space="preserve"> вс</w:t>
      </w:r>
      <w:r w:rsidR="00061E09">
        <w:rPr>
          <w:szCs w:val="28"/>
        </w:rPr>
        <w:t>я</w:t>
      </w:r>
      <w:r>
        <w:rPr>
          <w:szCs w:val="28"/>
        </w:rPr>
        <w:t xml:space="preserve"> информация</w:t>
      </w:r>
      <w:r w:rsidRPr="00BC33CE">
        <w:rPr>
          <w:szCs w:val="28"/>
        </w:rPr>
        <w:t xml:space="preserve">, </w:t>
      </w:r>
      <w:r>
        <w:rPr>
          <w:szCs w:val="28"/>
        </w:rPr>
        <w:t>связанная с данным пользователем</w:t>
      </w:r>
      <w:r w:rsidRPr="00BC33CE">
        <w:rPr>
          <w:szCs w:val="28"/>
        </w:rPr>
        <w:t xml:space="preserve">: </w:t>
      </w:r>
      <w:r>
        <w:rPr>
          <w:szCs w:val="28"/>
        </w:rPr>
        <w:t>пароль</w:t>
      </w:r>
      <w:r w:rsidRPr="00BC33CE">
        <w:rPr>
          <w:szCs w:val="28"/>
        </w:rPr>
        <w:t xml:space="preserve">, </w:t>
      </w:r>
      <w:r>
        <w:rPr>
          <w:szCs w:val="28"/>
        </w:rPr>
        <w:t>организация</w:t>
      </w:r>
      <w:r w:rsidRPr="00BC33CE">
        <w:rPr>
          <w:szCs w:val="28"/>
        </w:rPr>
        <w:t xml:space="preserve">, </w:t>
      </w:r>
      <w:r>
        <w:rPr>
          <w:szCs w:val="28"/>
        </w:rPr>
        <w:t>проекты пользователя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список задач и участников проекта. Список методов продемонстрирован на рисунке 3.8. </w:t>
      </w:r>
    </w:p>
    <w:p w14:paraId="47484471" w14:textId="61CFC01B" w:rsidR="00BC33CE" w:rsidRDefault="00BC33CE" w:rsidP="00BC33CE">
      <w:pPr>
        <w:jc w:val="center"/>
        <w:rPr>
          <w:szCs w:val="28"/>
        </w:rPr>
      </w:pPr>
      <w:r w:rsidRPr="00BC33CE">
        <w:rPr>
          <w:szCs w:val="28"/>
        </w:rPr>
        <w:drawing>
          <wp:inline distT="0" distB="0" distL="0" distR="0" wp14:anchorId="2DEA354E" wp14:editId="46BAA895">
            <wp:extent cx="5046453" cy="1692952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145" cy="17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B7DA" w14:textId="60BEF780" w:rsidR="00BC33CE" w:rsidRPr="00BC33CE" w:rsidRDefault="00BC33CE" w:rsidP="00D80ACA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список методов синхронизации</w:t>
      </w:r>
    </w:p>
    <w:p w14:paraId="5E5A1CA2" w14:textId="5003DA89" w:rsidR="00061E09" w:rsidRDefault="00BC33CE" w:rsidP="00D80ACA">
      <w:pPr>
        <w:spacing w:after="120" w:line="240" w:lineRule="auto"/>
        <w:ind w:firstLine="709"/>
        <w:contextualSpacing/>
        <w:rPr>
          <w:szCs w:val="28"/>
        </w:rPr>
      </w:pPr>
      <w:r>
        <w:rPr>
          <w:szCs w:val="28"/>
        </w:rPr>
        <w:t>Также в приложении была реализована обратная синхронизация</w:t>
      </w:r>
      <w:r w:rsidRPr="00BC33CE">
        <w:rPr>
          <w:szCs w:val="28"/>
        </w:rPr>
        <w:t xml:space="preserve">: </w:t>
      </w:r>
      <w:r>
        <w:rPr>
          <w:szCs w:val="28"/>
        </w:rPr>
        <w:t>в случае если у пользователя отсутствует доступ в сеть</w:t>
      </w:r>
      <w:r w:rsidRPr="00BC33CE">
        <w:rPr>
          <w:szCs w:val="28"/>
        </w:rPr>
        <w:t xml:space="preserve">, </w:t>
      </w:r>
      <w:r>
        <w:rPr>
          <w:szCs w:val="28"/>
        </w:rPr>
        <w:t>он может внести некоторые изменения</w:t>
      </w:r>
      <w:r w:rsidRPr="00BC33CE">
        <w:rPr>
          <w:szCs w:val="28"/>
        </w:rPr>
        <w:t xml:space="preserve">, </w:t>
      </w:r>
      <w:r>
        <w:rPr>
          <w:szCs w:val="28"/>
        </w:rPr>
        <w:t xml:space="preserve">такие как </w:t>
      </w:r>
      <w:r w:rsidR="00061E09">
        <w:rPr>
          <w:szCs w:val="28"/>
        </w:rPr>
        <w:t>создание проекта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создание задачи или подзадачи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>изменение состояния задачи</w:t>
      </w:r>
      <w:r w:rsidR="00061E09" w:rsidRPr="00061E09">
        <w:rPr>
          <w:szCs w:val="28"/>
        </w:rPr>
        <w:t xml:space="preserve">, </w:t>
      </w:r>
      <w:r w:rsidR="00061E09">
        <w:rPr>
          <w:szCs w:val="28"/>
        </w:rPr>
        <w:t xml:space="preserve">а после подключения к сети происходит выгрузка внесенных изменений в глобальную базу данных. </w:t>
      </w:r>
    </w:p>
    <w:p w14:paraId="2427F9A9" w14:textId="77777777" w:rsidR="00061E09" w:rsidRDefault="00061E09" w:rsidP="00D80ACA">
      <w:pPr>
        <w:spacing w:after="120" w:line="240" w:lineRule="auto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szCs w:val="28"/>
        </w:rPr>
        <w:t>Для того чтобы определить какие из записей базы данных были изменены</w:t>
      </w:r>
      <w:r w:rsidRPr="00061E09">
        <w:rPr>
          <w:szCs w:val="28"/>
        </w:rPr>
        <w:t>,</w:t>
      </w:r>
      <w:r>
        <w:rPr>
          <w:szCs w:val="28"/>
        </w:rPr>
        <w:t xml:space="preserve"> в локальной базе данных существуют дополнительные столбцы</w:t>
      </w:r>
      <w:r w:rsidRPr="00061E09">
        <w:rPr>
          <w:szCs w:val="28"/>
        </w:rPr>
        <w:t xml:space="preserve">, </w:t>
      </w:r>
      <w:r>
        <w:rPr>
          <w:szCs w:val="28"/>
        </w:rPr>
        <w:t xml:space="preserve">упомянутые в разделе </w:t>
      </w:r>
      <w:r w:rsidRPr="005B516F"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</w:rPr>
        <w:t>Проектирование локальной базы данных</w:t>
      </w:r>
      <w:r w:rsidRPr="005B516F"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</w:rPr>
        <w:t>.</w:t>
      </w:r>
    </w:p>
    <w:p w14:paraId="49EF828A" w14:textId="6D87182A" w:rsidR="00061E09" w:rsidRDefault="00061E09" w:rsidP="00D80ACA">
      <w:pPr>
        <w:spacing w:after="120" w:line="240" w:lineRule="auto"/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При запуске приложения вызывается метод </w:t>
      </w:r>
      <w:r>
        <w:rPr>
          <w:rFonts w:eastAsia="Times New Roman" w:cs="Times New Roman"/>
          <w:color w:val="000000"/>
          <w:szCs w:val="28"/>
          <w:lang w:val="en-US"/>
        </w:rPr>
        <w:t>uploadData</w:t>
      </w:r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который в свою очередь вызывает ряд методов</w:t>
      </w:r>
      <w:r w:rsidRPr="00061E09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осуществляющих обратную синхронизацию. Метод </w:t>
      </w:r>
      <w:r>
        <w:rPr>
          <w:rFonts w:eastAsia="Times New Roman" w:cs="Times New Roman"/>
          <w:color w:val="000000"/>
          <w:szCs w:val="28"/>
          <w:lang w:val="en-US"/>
        </w:rPr>
        <w:t>uploadData</w:t>
      </w:r>
      <w:r w:rsidRPr="00D80ACA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представлен на рисунке 3.9.</w:t>
      </w:r>
    </w:p>
    <w:p w14:paraId="61C246B7" w14:textId="3D82C165" w:rsidR="00061E09" w:rsidRDefault="00061E09" w:rsidP="00061E09">
      <w:pPr>
        <w:spacing w:before="360"/>
        <w:jc w:val="center"/>
        <w:rPr>
          <w:szCs w:val="28"/>
        </w:rPr>
      </w:pPr>
      <w:r w:rsidRPr="00061E09">
        <w:rPr>
          <w:rFonts w:eastAsia="Times New Roman" w:cs="Times New Roman"/>
          <w:color w:val="000000"/>
          <w:szCs w:val="28"/>
        </w:rPr>
        <w:drawing>
          <wp:inline distT="0" distB="0" distL="0" distR="0" wp14:anchorId="22601540" wp14:editId="06ADEE79">
            <wp:extent cx="5372812" cy="224274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0115" cy="22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1D80" w14:textId="5D9152D4" w:rsidR="00061E09" w:rsidRPr="00061E09" w:rsidRDefault="00061E09" w:rsidP="00061E09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Pr="003F5778">
        <w:rPr>
          <w:sz w:val="24"/>
          <w:szCs w:val="24"/>
        </w:rPr>
        <w:t xml:space="preserve"> – </w:t>
      </w:r>
      <w:r w:rsidR="00D80ACA">
        <w:rPr>
          <w:sz w:val="24"/>
          <w:szCs w:val="24"/>
        </w:rPr>
        <w:t>метод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uploadData</w:t>
      </w:r>
    </w:p>
    <w:p w14:paraId="70789541" w14:textId="758A3C0C" w:rsidR="00C5651A" w:rsidRDefault="00C5651A" w:rsidP="00D80ACA">
      <w:pPr>
        <w:pStyle w:val="2"/>
        <w:spacing w:before="360" w:after="240"/>
      </w:pPr>
      <w:bookmarkStart w:id="26" w:name="_Toc135152454"/>
      <w:r>
        <w:lastRenderedPageBreak/>
        <w:t>3.</w:t>
      </w:r>
      <w:r w:rsidR="00327AFF">
        <w:t>7</w:t>
      </w:r>
      <w:r w:rsidRPr="007163F1">
        <w:t xml:space="preserve"> </w:t>
      </w:r>
      <w:r>
        <w:t>Разработка веб приложения</w:t>
      </w:r>
      <w:bookmarkEnd w:id="26"/>
    </w:p>
    <w:p w14:paraId="629656EF" w14:textId="4E2603BC" w:rsidR="00C5651A" w:rsidRDefault="00C5651A" w:rsidP="00D80ACA">
      <w:pPr>
        <w:spacing w:after="0"/>
        <w:ind w:firstLine="709"/>
      </w:pPr>
      <w:r>
        <w:t xml:space="preserve">Для разработки веб приложения также был использован фреймворк </w:t>
      </w:r>
      <w:r>
        <w:rPr>
          <w:lang w:val="en-US"/>
        </w:rPr>
        <w:t>Flutter</w:t>
      </w:r>
      <w:r w:rsidRPr="00C5651A">
        <w:t xml:space="preserve">, </w:t>
      </w:r>
      <w:r>
        <w:t>так как он позволяет разрабатывать приложения для запуска в браузере.</w:t>
      </w:r>
    </w:p>
    <w:p w14:paraId="7C617C41" w14:textId="236A2681" w:rsidR="00C66276" w:rsidRPr="00D80ACA" w:rsidRDefault="00C5651A" w:rsidP="00D80ACA">
      <w:pPr>
        <w:ind w:firstLine="709"/>
      </w:pPr>
      <w:r>
        <w:t>Веб приложение является по сути панелью администратора</w:t>
      </w:r>
      <w:r w:rsidRPr="00C5651A">
        <w:t xml:space="preserve">, </w:t>
      </w:r>
      <w:r>
        <w:t>которая предоставляет возможность управления проект</w:t>
      </w:r>
      <w:r w:rsidR="00C66276">
        <w:t>ом</w:t>
      </w:r>
      <w:r>
        <w:t>.</w:t>
      </w:r>
      <w:r w:rsidR="00C66276">
        <w:t xml:space="preserve"> Структура веб приложения представлена на рисунке 3.</w:t>
      </w:r>
      <w:r w:rsidR="00327AFF">
        <w:t>8.</w:t>
      </w:r>
      <w:r w:rsidR="00C66276">
        <w:t xml:space="preserve"> </w:t>
      </w:r>
    </w:p>
    <w:p w14:paraId="2CF663A1" w14:textId="3E1AFF42" w:rsidR="00C5651A" w:rsidRDefault="00C66276" w:rsidP="00006688">
      <w:pPr>
        <w:spacing w:before="280" w:after="280"/>
        <w:jc w:val="center"/>
      </w:pPr>
      <w:r w:rsidRPr="00C66276">
        <w:rPr>
          <w:noProof/>
        </w:rPr>
        <w:drawing>
          <wp:inline distT="0" distB="0" distL="0" distR="0" wp14:anchorId="2F6B91B9" wp14:editId="366BFFCC">
            <wp:extent cx="2667000" cy="189695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9392" cy="19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477" w14:textId="0A5429A8" w:rsidR="00C66276" w:rsidRDefault="00C66276" w:rsidP="00C66276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8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структура проекта веб приложения</w:t>
      </w:r>
    </w:p>
    <w:p w14:paraId="1CC60CD0" w14:textId="554E54BD" w:rsidR="0024162F" w:rsidRDefault="00C66276" w:rsidP="00D80ACA">
      <w:pPr>
        <w:ind w:firstLine="709"/>
        <w:contextualSpacing/>
        <w:rPr>
          <w:szCs w:val="28"/>
        </w:rPr>
      </w:pPr>
      <w:r>
        <w:rPr>
          <w:szCs w:val="28"/>
        </w:rPr>
        <w:t>Все директории имеют назначение</w:t>
      </w:r>
      <w:r w:rsidRPr="00C66276">
        <w:rPr>
          <w:szCs w:val="28"/>
        </w:rPr>
        <w:t xml:space="preserve">, </w:t>
      </w:r>
      <w:r>
        <w:rPr>
          <w:szCs w:val="28"/>
        </w:rPr>
        <w:t xml:space="preserve">аналогичное назначению соответствующих директорий в проекте мобильного приложения. </w:t>
      </w:r>
    </w:p>
    <w:p w14:paraId="3915AA0E" w14:textId="61792A1B" w:rsidR="00006688" w:rsidRPr="00006688" w:rsidRDefault="00006688" w:rsidP="00D80ACA">
      <w:pPr>
        <w:ind w:firstLine="709"/>
        <w:contextualSpacing/>
        <w:rPr>
          <w:szCs w:val="28"/>
        </w:rPr>
      </w:pPr>
      <w:r>
        <w:rPr>
          <w:szCs w:val="28"/>
        </w:rPr>
        <w:t xml:space="preserve">Для взаимодействия с сервером также используется модуль </w:t>
      </w:r>
      <w:r>
        <w:rPr>
          <w:szCs w:val="28"/>
          <w:lang w:val="en-US"/>
        </w:rPr>
        <w:t>http</w:t>
      </w:r>
      <w:r w:rsidRPr="00006688">
        <w:rPr>
          <w:szCs w:val="28"/>
        </w:rPr>
        <w:t>.</w:t>
      </w:r>
    </w:p>
    <w:p w14:paraId="4259E109" w14:textId="6E507451" w:rsidR="0020159B" w:rsidRPr="002E7829" w:rsidRDefault="00C66276" w:rsidP="00D80ACA">
      <w:pPr>
        <w:ind w:firstLine="709"/>
        <w:rPr>
          <w:szCs w:val="28"/>
        </w:rPr>
      </w:pPr>
      <w:r>
        <w:rPr>
          <w:szCs w:val="28"/>
        </w:rPr>
        <w:t xml:space="preserve">Кроме возможности управления проектом </w:t>
      </w:r>
      <w:r w:rsidR="00006688">
        <w:rPr>
          <w:szCs w:val="28"/>
        </w:rPr>
        <w:t xml:space="preserve">веб приложение </w:t>
      </w:r>
      <w:r>
        <w:rPr>
          <w:szCs w:val="28"/>
        </w:rPr>
        <w:t>предоста</w:t>
      </w:r>
      <w:r w:rsidR="0020159B">
        <w:rPr>
          <w:szCs w:val="28"/>
        </w:rPr>
        <w:t>вляет статистику по проектам в графическом виде. Используя веб приложение можно увидеть количество выполненных подзадач</w:t>
      </w:r>
      <w:r w:rsidR="0020159B" w:rsidRPr="0020159B">
        <w:rPr>
          <w:szCs w:val="28"/>
        </w:rPr>
        <w:t xml:space="preserve">, </w:t>
      </w:r>
      <w:r w:rsidR="0020159B">
        <w:rPr>
          <w:szCs w:val="28"/>
        </w:rPr>
        <w:t>а также количество прошедшего времени в процентном соотношении.</w:t>
      </w:r>
      <w:r w:rsidR="002E7829" w:rsidRPr="002E7829">
        <w:rPr>
          <w:szCs w:val="28"/>
        </w:rPr>
        <w:t xml:space="preserve"> </w:t>
      </w:r>
      <w:r w:rsidR="002E7829">
        <w:rPr>
          <w:szCs w:val="28"/>
        </w:rPr>
        <w:t>Страница со списком проектов в веб приложении представлена на рисунке 3.</w:t>
      </w:r>
      <w:r w:rsidR="00327AFF">
        <w:rPr>
          <w:szCs w:val="28"/>
        </w:rPr>
        <w:t>9</w:t>
      </w:r>
      <w:r w:rsidR="002E7829">
        <w:rPr>
          <w:szCs w:val="28"/>
        </w:rPr>
        <w:t>.</w:t>
      </w:r>
    </w:p>
    <w:p w14:paraId="0A4CB6E7" w14:textId="54002D00" w:rsidR="002E7829" w:rsidRPr="002E7829" w:rsidRDefault="002E7829" w:rsidP="00006688">
      <w:pPr>
        <w:spacing w:before="280" w:after="280"/>
        <w:jc w:val="center"/>
        <w:rPr>
          <w:szCs w:val="28"/>
          <w:lang w:val="en-US"/>
        </w:rPr>
      </w:pPr>
      <w:r w:rsidRPr="002E7829">
        <w:rPr>
          <w:noProof/>
          <w:szCs w:val="28"/>
          <w:lang w:val="en-US"/>
        </w:rPr>
        <w:drawing>
          <wp:inline distT="0" distB="0" distL="0" distR="0" wp14:anchorId="25CB4400" wp14:editId="0167EF17">
            <wp:extent cx="4948239" cy="24765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287" cy="24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7283" w14:textId="3C7BA658" w:rsidR="002E7829" w:rsidRDefault="002E7829" w:rsidP="002E7829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9</w:t>
      </w:r>
      <w:r w:rsidRPr="003F5778">
        <w:rPr>
          <w:sz w:val="24"/>
          <w:szCs w:val="24"/>
        </w:rPr>
        <w:t xml:space="preserve"> – </w:t>
      </w:r>
      <w:r w:rsidRPr="002E7829">
        <w:rPr>
          <w:sz w:val="24"/>
          <w:szCs w:val="24"/>
        </w:rPr>
        <w:t>страница со списком проектов в веб приложении</w:t>
      </w:r>
    </w:p>
    <w:p w14:paraId="1570088D" w14:textId="46DFAF00" w:rsidR="002E7829" w:rsidRDefault="002E7829" w:rsidP="00D80ACA">
      <w:pPr>
        <w:ind w:firstLine="709"/>
        <w:rPr>
          <w:szCs w:val="28"/>
        </w:rPr>
      </w:pPr>
      <w:r>
        <w:rPr>
          <w:szCs w:val="28"/>
        </w:rPr>
        <w:lastRenderedPageBreak/>
        <w:t xml:space="preserve">Для взаимодействия с проектами используется </w:t>
      </w:r>
      <w:r w:rsidR="00D80ACA">
        <w:rPr>
          <w:szCs w:val="28"/>
        </w:rPr>
        <w:t>библиотека</w:t>
      </w:r>
      <w:r>
        <w:rPr>
          <w:szCs w:val="28"/>
        </w:rPr>
        <w:t xml:space="preserve"> </w:t>
      </w:r>
      <w:r>
        <w:rPr>
          <w:szCs w:val="28"/>
          <w:lang w:val="en-US"/>
        </w:rPr>
        <w:t>context</w:t>
      </w:r>
      <w:r w:rsidRPr="002E7829">
        <w:rPr>
          <w:szCs w:val="28"/>
        </w:rPr>
        <w:t>_</w:t>
      </w:r>
      <w:r>
        <w:rPr>
          <w:szCs w:val="28"/>
          <w:lang w:val="en-US"/>
        </w:rPr>
        <w:t>menus</w:t>
      </w:r>
      <w:r w:rsidRPr="002E7829">
        <w:rPr>
          <w:szCs w:val="28"/>
        </w:rPr>
        <w:t xml:space="preserve">. </w:t>
      </w:r>
      <w:r>
        <w:rPr>
          <w:szCs w:val="28"/>
        </w:rPr>
        <w:t>Данн</w:t>
      </w:r>
      <w:r w:rsidR="00D80ACA">
        <w:rPr>
          <w:szCs w:val="28"/>
        </w:rPr>
        <w:t>ая</w:t>
      </w:r>
      <w:r>
        <w:rPr>
          <w:szCs w:val="28"/>
        </w:rPr>
        <w:t xml:space="preserve"> </w:t>
      </w:r>
      <w:r w:rsidR="00D80ACA">
        <w:rPr>
          <w:szCs w:val="28"/>
        </w:rPr>
        <w:t>библиотека</w:t>
      </w:r>
      <w:r>
        <w:rPr>
          <w:szCs w:val="28"/>
        </w:rPr>
        <w:t xml:space="preserve"> позволяет создавать контекстные меню для элементов страницы. Создание контекстного меню представлено на рисунке 3.</w:t>
      </w:r>
      <w:r w:rsidR="00327AFF">
        <w:rPr>
          <w:szCs w:val="28"/>
        </w:rPr>
        <w:t>10</w:t>
      </w:r>
      <w:r>
        <w:rPr>
          <w:szCs w:val="28"/>
        </w:rPr>
        <w:t>.</w:t>
      </w:r>
    </w:p>
    <w:p w14:paraId="4098D873" w14:textId="366BE99F" w:rsidR="002E7829" w:rsidRDefault="002E7829" w:rsidP="00006688">
      <w:pPr>
        <w:spacing w:before="280" w:after="280"/>
        <w:jc w:val="center"/>
        <w:rPr>
          <w:szCs w:val="28"/>
        </w:rPr>
      </w:pPr>
      <w:r w:rsidRPr="002E7829">
        <w:rPr>
          <w:noProof/>
          <w:szCs w:val="28"/>
        </w:rPr>
        <w:drawing>
          <wp:inline distT="0" distB="0" distL="0" distR="0" wp14:anchorId="49492533" wp14:editId="65DE7656">
            <wp:extent cx="2441275" cy="32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335" cy="33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131" w14:textId="6A5F4F04" w:rsidR="002E7829" w:rsidRDefault="002E7829" w:rsidP="003444F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10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создание контекстного меню</w:t>
      </w:r>
    </w:p>
    <w:p w14:paraId="58B70C52" w14:textId="0B37A9DE" w:rsidR="002E7829" w:rsidRPr="00006688" w:rsidRDefault="002E7829" w:rsidP="00D80ACA">
      <w:pPr>
        <w:ind w:firstLine="709"/>
        <w:rPr>
          <w:szCs w:val="28"/>
        </w:rPr>
      </w:pPr>
      <w:r w:rsidRPr="00006688">
        <w:rPr>
          <w:szCs w:val="28"/>
        </w:rPr>
        <w:t>Вид контекстного меню представлен на рисунке 3.</w:t>
      </w:r>
      <w:r w:rsidR="00327AFF">
        <w:rPr>
          <w:szCs w:val="28"/>
        </w:rPr>
        <w:t>11</w:t>
      </w:r>
      <w:r w:rsidRPr="00006688">
        <w:rPr>
          <w:szCs w:val="28"/>
        </w:rPr>
        <w:t>.</w:t>
      </w:r>
    </w:p>
    <w:p w14:paraId="32510DFE" w14:textId="0424DD61" w:rsidR="002E7829" w:rsidRDefault="002E7829" w:rsidP="002E7829">
      <w:pPr>
        <w:jc w:val="center"/>
        <w:rPr>
          <w:sz w:val="24"/>
          <w:szCs w:val="24"/>
        </w:rPr>
      </w:pPr>
      <w:r w:rsidRPr="002E7829">
        <w:rPr>
          <w:noProof/>
          <w:sz w:val="24"/>
          <w:szCs w:val="24"/>
        </w:rPr>
        <w:drawing>
          <wp:inline distT="0" distB="0" distL="0" distR="0" wp14:anchorId="38E6C5A6" wp14:editId="0818695D">
            <wp:extent cx="5295900" cy="257067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687" cy="25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871E" w14:textId="43DB3E66" w:rsidR="00D80ACA" w:rsidRPr="003444F3" w:rsidRDefault="00006688" w:rsidP="003444F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 w:rsidR="00327AFF">
        <w:rPr>
          <w:sz w:val="24"/>
          <w:szCs w:val="24"/>
        </w:rPr>
        <w:t>11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контекстное меню в веб приложении</w:t>
      </w:r>
    </w:p>
    <w:p w14:paraId="154D78AE" w14:textId="2B8EC677" w:rsidR="002E7829" w:rsidRPr="00006688" w:rsidRDefault="00006688" w:rsidP="00D80ACA">
      <w:pPr>
        <w:ind w:firstLine="709"/>
        <w:rPr>
          <w:szCs w:val="28"/>
        </w:rPr>
      </w:pPr>
      <w:r w:rsidRPr="00006688">
        <w:rPr>
          <w:szCs w:val="28"/>
        </w:rPr>
        <w:t>Страница с проектом в веб приложении практические аналогична соответствующей странице в мобильном приложении. Данная страница представлена на рисунке 3.1</w:t>
      </w:r>
      <w:r w:rsidR="00327AFF">
        <w:rPr>
          <w:szCs w:val="28"/>
        </w:rPr>
        <w:t>2</w:t>
      </w:r>
      <w:r w:rsidRPr="00006688">
        <w:rPr>
          <w:szCs w:val="28"/>
        </w:rPr>
        <w:t>.</w:t>
      </w:r>
    </w:p>
    <w:p w14:paraId="029FA1D5" w14:textId="4F99473B" w:rsidR="00006688" w:rsidRDefault="00006688" w:rsidP="00006688">
      <w:pPr>
        <w:spacing w:before="280" w:after="280"/>
        <w:rPr>
          <w:sz w:val="24"/>
          <w:szCs w:val="24"/>
        </w:rPr>
      </w:pPr>
      <w:r w:rsidRPr="00006688">
        <w:rPr>
          <w:noProof/>
          <w:sz w:val="24"/>
          <w:szCs w:val="24"/>
        </w:rPr>
        <w:lastRenderedPageBreak/>
        <w:drawing>
          <wp:inline distT="0" distB="0" distL="0" distR="0" wp14:anchorId="14745F3E" wp14:editId="468DC7EB">
            <wp:extent cx="5940425" cy="29546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FF6" w14:textId="13A2E500" w:rsidR="00006688" w:rsidRDefault="00006688" w:rsidP="00006688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327AFF"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>
        <w:rPr>
          <w:sz w:val="24"/>
          <w:szCs w:val="24"/>
        </w:rPr>
        <w:t>страница с проектом в веб приложении.</w:t>
      </w:r>
    </w:p>
    <w:p w14:paraId="4146BF33" w14:textId="61C778E2" w:rsidR="00006688" w:rsidRPr="00D80ACA" w:rsidRDefault="00006688" w:rsidP="00D80ACA">
      <w:pPr>
        <w:ind w:firstLine="709"/>
        <w:rPr>
          <w:szCs w:val="28"/>
        </w:rPr>
      </w:pPr>
      <w:r>
        <w:rPr>
          <w:sz w:val="24"/>
          <w:szCs w:val="24"/>
        </w:rPr>
        <w:tab/>
      </w:r>
      <w:r w:rsidRPr="00006688">
        <w:rPr>
          <w:szCs w:val="28"/>
        </w:rPr>
        <w:t>Как видно из рисунка 3.1</w:t>
      </w:r>
      <w:r w:rsidR="00327AFF">
        <w:rPr>
          <w:szCs w:val="28"/>
        </w:rPr>
        <w:t>2</w:t>
      </w:r>
      <w:r w:rsidRPr="00006688">
        <w:rPr>
          <w:szCs w:val="28"/>
        </w:rPr>
        <w:t xml:space="preserve"> на странице выводится список всех задач, подзадач и участников проекта. Также предоставлена возможность удаления </w:t>
      </w:r>
      <w:r w:rsidR="005A2C6A">
        <w:rPr>
          <w:szCs w:val="28"/>
        </w:rPr>
        <w:t>задачи</w:t>
      </w:r>
      <w:r w:rsidR="005A2C6A" w:rsidRPr="005A2C6A">
        <w:rPr>
          <w:szCs w:val="28"/>
        </w:rPr>
        <w:t xml:space="preserve">, </w:t>
      </w:r>
      <w:r w:rsidR="005A2C6A">
        <w:rPr>
          <w:szCs w:val="28"/>
        </w:rPr>
        <w:t>подзадачи</w:t>
      </w:r>
      <w:r w:rsidR="005A2C6A" w:rsidRPr="005A2C6A">
        <w:rPr>
          <w:szCs w:val="28"/>
        </w:rPr>
        <w:t xml:space="preserve">, </w:t>
      </w:r>
      <w:r w:rsidR="005A2C6A">
        <w:rPr>
          <w:szCs w:val="28"/>
        </w:rPr>
        <w:t xml:space="preserve">участника проекта с </w:t>
      </w:r>
      <w:r w:rsidRPr="00006688">
        <w:rPr>
          <w:szCs w:val="28"/>
        </w:rPr>
        <w:t xml:space="preserve">помощью нажатия на </w:t>
      </w:r>
      <w:r w:rsidR="005A2C6A">
        <w:rPr>
          <w:szCs w:val="28"/>
        </w:rPr>
        <w:t xml:space="preserve">соответствующую </w:t>
      </w:r>
      <w:r w:rsidRPr="00006688">
        <w:rPr>
          <w:szCs w:val="28"/>
        </w:rPr>
        <w:t>кнопку.</w:t>
      </w:r>
    </w:p>
    <w:p w14:paraId="42339975" w14:textId="781A606F" w:rsidR="00327AFF" w:rsidRDefault="00327AFF" w:rsidP="00D80ACA">
      <w:pPr>
        <w:pStyle w:val="2"/>
        <w:spacing w:before="360" w:after="240"/>
        <w:rPr>
          <w:rFonts w:eastAsia="Times New Roman"/>
        </w:rPr>
      </w:pPr>
      <w:bookmarkStart w:id="27" w:name="_Toc135152455"/>
      <w:r>
        <w:rPr>
          <w:bCs/>
        </w:rPr>
        <w:t xml:space="preserve">3.8 Выводы по главе </w:t>
      </w:r>
      <w:r>
        <w:rPr>
          <w:rFonts w:eastAsia="Times New Roman"/>
        </w:rPr>
        <w:t>«Программная реализация продукта»</w:t>
      </w:r>
      <w:bookmarkEnd w:id="27"/>
    </w:p>
    <w:p w14:paraId="00427A0B" w14:textId="77777777" w:rsidR="0030731A" w:rsidRDefault="0030731A" w:rsidP="0030731A">
      <w:pPr>
        <w:ind w:firstLine="709"/>
        <w:contextualSpacing/>
      </w:pPr>
      <w:r>
        <w:t>В данной главе была рассмотрена разработка каждого из компонентов программного продукта.</w:t>
      </w:r>
    </w:p>
    <w:p w14:paraId="02115A6B" w14:textId="77777777" w:rsidR="0030731A" w:rsidRDefault="0030731A" w:rsidP="0030731A">
      <w:pPr>
        <w:ind w:firstLine="709"/>
        <w:contextualSpacing/>
      </w:pPr>
      <w:r>
        <w:t>Сперва был рассмотрен спектр технических средств</w:t>
      </w:r>
      <w:r w:rsidRPr="0030731A">
        <w:t xml:space="preserve">, </w:t>
      </w:r>
      <w:r>
        <w:t>используемых при разработке приложения. Затем была рассмотрена разработка локальной и глобальной баз данных</w:t>
      </w:r>
    </w:p>
    <w:p w14:paraId="2AE0DD91" w14:textId="77777777" w:rsidR="0030731A" w:rsidRPr="0030731A" w:rsidRDefault="0030731A" w:rsidP="0030731A">
      <w:pPr>
        <w:ind w:firstLine="709"/>
        <w:contextualSpacing/>
      </w:pPr>
      <w:r>
        <w:t xml:space="preserve">Третий этап – разработка веб сервера с использованием </w:t>
      </w:r>
      <w:r>
        <w:rPr>
          <w:lang w:val="en-US"/>
        </w:rPr>
        <w:t>Node</w:t>
      </w:r>
      <w:r w:rsidRPr="0030731A">
        <w:t>.</w:t>
      </w:r>
      <w:r>
        <w:rPr>
          <w:lang w:val="en-US"/>
        </w:rPr>
        <w:t>js</w:t>
      </w:r>
    </w:p>
    <w:p w14:paraId="10929029" w14:textId="77777777" w:rsidR="0030731A" w:rsidRDefault="0030731A" w:rsidP="0030731A">
      <w:pPr>
        <w:ind w:firstLine="709"/>
        <w:contextualSpacing/>
      </w:pPr>
      <w:r>
        <w:t>На четвертом этапе была рассмотрена разработка мобильного приложения</w:t>
      </w:r>
    </w:p>
    <w:p w14:paraId="50BCBFBE" w14:textId="7A96985D" w:rsidR="0030731A" w:rsidRDefault="0030731A" w:rsidP="0030731A">
      <w:pPr>
        <w:ind w:firstLine="709"/>
        <w:contextualSpacing/>
      </w:pPr>
      <w:r>
        <w:t>Заключительным этапом главы стала разработка полноценного веб приложения</w:t>
      </w:r>
      <w:r w:rsidRPr="0030731A">
        <w:t>,</w:t>
      </w:r>
      <w:r>
        <w:t xml:space="preserve"> используемого в качестве панели админа. </w:t>
      </w:r>
    </w:p>
    <w:p w14:paraId="7E602D87" w14:textId="4ABF9D16" w:rsidR="00D80ACA" w:rsidRDefault="00D80ACA" w:rsidP="0030731A">
      <w:pPr>
        <w:ind w:firstLine="709"/>
        <w:contextualSpacing/>
      </w:pPr>
    </w:p>
    <w:p w14:paraId="33FA3760" w14:textId="5C3144E0" w:rsidR="00D80ACA" w:rsidRDefault="00D80ACA" w:rsidP="0030731A">
      <w:pPr>
        <w:ind w:firstLine="709"/>
        <w:contextualSpacing/>
      </w:pPr>
    </w:p>
    <w:p w14:paraId="692C25A8" w14:textId="4664C11D" w:rsidR="00D80ACA" w:rsidRDefault="00D80ACA" w:rsidP="0030731A">
      <w:pPr>
        <w:ind w:firstLine="709"/>
        <w:contextualSpacing/>
      </w:pPr>
    </w:p>
    <w:p w14:paraId="22514556" w14:textId="77777777" w:rsidR="00D80ACA" w:rsidRPr="0030731A" w:rsidRDefault="00D80ACA" w:rsidP="0030731A">
      <w:pPr>
        <w:ind w:firstLine="709"/>
        <w:contextualSpacing/>
      </w:pPr>
    </w:p>
    <w:p w14:paraId="2D0AB5E4" w14:textId="4D217548" w:rsidR="00327AFF" w:rsidRDefault="00327AFF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Toc134794384"/>
      <w:bookmarkStart w:id="29" w:name="_Toc13515245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Обеспечение безопасности информационной системы</w:t>
      </w:r>
      <w:bookmarkEnd w:id="28"/>
      <w:bookmarkEnd w:id="29"/>
    </w:p>
    <w:p w14:paraId="700C8F7C" w14:textId="0650DF01" w:rsidR="008D2002" w:rsidRDefault="008D2002" w:rsidP="008D2002">
      <w:pPr>
        <w:ind w:firstLine="709"/>
        <w:contextualSpacing/>
      </w:pPr>
      <w:r>
        <w:t>Для обеспечения безопасности данных</w:t>
      </w:r>
      <w:r w:rsidRPr="008D2002">
        <w:t xml:space="preserve"> </w:t>
      </w:r>
      <w:r>
        <w:t xml:space="preserve">и предотвращения несанкционированного доступа к аккаунтам пользователей необходимо обеспечить хеширование паролей. </w:t>
      </w:r>
    </w:p>
    <w:p w14:paraId="5C6FC2DC" w14:textId="5091A9EB" w:rsidR="008D2002" w:rsidRDefault="008D2002" w:rsidP="008D2002">
      <w:pPr>
        <w:ind w:firstLine="709"/>
        <w:contextualSpacing/>
      </w:pPr>
      <w:r>
        <w:t xml:space="preserve">Для этого была использована библиотека </w:t>
      </w:r>
      <w:r>
        <w:rPr>
          <w:lang w:val="en-US"/>
        </w:rPr>
        <w:t>crypto</w:t>
      </w:r>
      <w:r w:rsidRPr="008D2002">
        <w:t xml:space="preserve">, </w:t>
      </w:r>
      <w:r>
        <w:t>предоставляющая набор х</w:t>
      </w:r>
      <w:r w:rsidR="00A414D8">
        <w:t>э</w:t>
      </w:r>
      <w:r>
        <w:t xml:space="preserve">ширующих функций для языка </w:t>
      </w:r>
      <w:r>
        <w:rPr>
          <w:lang w:val="en-US"/>
        </w:rPr>
        <w:t>Dart</w:t>
      </w:r>
      <w:r w:rsidRPr="008D2002">
        <w:t xml:space="preserve">. </w:t>
      </w:r>
      <w:r>
        <w:t xml:space="preserve">В состав библиотеки входят алгоритмы </w:t>
      </w:r>
      <w:r>
        <w:rPr>
          <w:lang w:val="en-US"/>
        </w:rPr>
        <w:t>SHA</w:t>
      </w:r>
      <w:r w:rsidRPr="008D2002">
        <w:t>-1,</w:t>
      </w:r>
      <w:r>
        <w:t xml:space="preserve"> </w:t>
      </w:r>
      <w:r>
        <w:rPr>
          <w:lang w:val="en-US"/>
        </w:rPr>
        <w:t>SHA</w:t>
      </w:r>
      <w:r w:rsidRPr="008D2002">
        <w:t>-224,</w:t>
      </w:r>
      <w:r>
        <w:t xml:space="preserve"> </w:t>
      </w:r>
      <w:r>
        <w:rPr>
          <w:lang w:val="en-US"/>
        </w:rPr>
        <w:t>SHA</w:t>
      </w:r>
      <w:r w:rsidRPr="008D2002">
        <w:t>-256,</w:t>
      </w:r>
      <w:r>
        <w:t xml:space="preserve"> </w:t>
      </w:r>
      <w:r>
        <w:rPr>
          <w:lang w:val="en-US"/>
        </w:rPr>
        <w:t>MD</w:t>
      </w:r>
      <w:r w:rsidRPr="008D2002">
        <w:t>5</w:t>
      </w:r>
      <w:r>
        <w:t>.</w:t>
      </w:r>
    </w:p>
    <w:p w14:paraId="6787E8E6" w14:textId="356A5155" w:rsidR="008D2002" w:rsidRDefault="008D2002" w:rsidP="008D2002">
      <w:pPr>
        <w:ind w:firstLine="709"/>
        <w:contextualSpacing/>
      </w:pPr>
      <w:r w:rsidRPr="008D2002">
        <w:t xml:space="preserve"> </w:t>
      </w:r>
      <w:r>
        <w:t xml:space="preserve"> Для данного </w:t>
      </w:r>
      <w:r w:rsidR="00A414D8">
        <w:t xml:space="preserve">приложения был выбран алгоритм </w:t>
      </w:r>
      <w:r w:rsidR="00A414D8">
        <w:rPr>
          <w:lang w:val="en-US"/>
        </w:rPr>
        <w:t>MD</w:t>
      </w:r>
      <w:r w:rsidR="00A414D8" w:rsidRPr="00A414D8">
        <w:t xml:space="preserve">5 </w:t>
      </w:r>
      <w:r w:rsidR="00A414D8">
        <w:t>–</w:t>
      </w:r>
      <w:r w:rsidR="00A414D8" w:rsidRPr="00A414D8">
        <w:t xml:space="preserve"> 128-</w:t>
      </w:r>
      <w:r w:rsidR="00A414D8">
        <w:t>битный алгоритм хеширования</w:t>
      </w:r>
      <w:r w:rsidR="00A414D8" w:rsidRPr="00A414D8">
        <w:t xml:space="preserve">, </w:t>
      </w:r>
      <w:r w:rsidR="00A414D8">
        <w:t xml:space="preserve">разработанный профессором Рональдом Ливестом из Массачусетского технологического института. </w:t>
      </w:r>
    </w:p>
    <w:p w14:paraId="4ABEF9D4" w14:textId="52CDD8B8" w:rsidR="00A414D8" w:rsidRPr="00A414D8" w:rsidRDefault="00A414D8" w:rsidP="008D2002">
      <w:pPr>
        <w:ind w:firstLine="709"/>
        <w:contextualSpacing/>
      </w:pPr>
      <w:r>
        <w:t>При этом хэширование должно осуществляться на стороне мобильного приложения</w:t>
      </w:r>
      <w:r w:rsidRPr="00A414D8">
        <w:t xml:space="preserve">, </w:t>
      </w:r>
      <w:r>
        <w:t>так как в ходе передачи пароля на сервер</w:t>
      </w:r>
      <w:r w:rsidRPr="00A414D8">
        <w:t xml:space="preserve">, </w:t>
      </w:r>
      <w:r>
        <w:t>он может быть перехвачен злоумышленниками.</w:t>
      </w:r>
    </w:p>
    <w:p w14:paraId="604A7FEF" w14:textId="1102FC6A" w:rsidR="003444F3" w:rsidRDefault="00BC33CE" w:rsidP="003444F3">
      <w:pPr>
        <w:pStyle w:val="2"/>
        <w:spacing w:before="360" w:after="240"/>
        <w:rPr>
          <w:rFonts w:eastAsia="Times New Roman"/>
        </w:rPr>
      </w:pPr>
      <w:bookmarkStart w:id="30" w:name="_Toc134794385"/>
      <w:bookmarkStart w:id="31" w:name="_Toc135152457"/>
      <w:r>
        <w:rPr>
          <w:rFonts w:eastAsia="Times New Roman"/>
        </w:rPr>
        <w:t>4.1 Вывод по главе «Обеспечение безопасности информационной системы»</w:t>
      </w:r>
      <w:bookmarkStart w:id="32" w:name="_heading=h.tnn0kaz9w7vm" w:colFirst="0" w:colLast="0"/>
      <w:bookmarkStart w:id="33" w:name="_heading=h.3u4qgq7k1pp6" w:colFirst="0" w:colLast="0"/>
      <w:bookmarkStart w:id="34" w:name="_heading=h.6cw7rcyl9eng" w:colFirst="0" w:colLast="0"/>
      <w:bookmarkStart w:id="35" w:name="_heading=h.b3kpg71prz6i" w:colFirst="0" w:colLast="0"/>
      <w:bookmarkStart w:id="36" w:name="_heading=h.tqm32ns9t057" w:colFirst="0" w:colLast="0"/>
      <w:bookmarkStart w:id="37" w:name="_heading=h.qv17aewteys2" w:colFirst="0" w:colLast="0"/>
      <w:bookmarkStart w:id="38" w:name="_heading=h.wpq1tvlnofmq" w:colFirst="0" w:colLast="0"/>
      <w:bookmarkStart w:id="39" w:name="_Toc134794386"/>
      <w:bookmarkStart w:id="40" w:name="_Toc135152458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3A9A2E92" w14:textId="070E7C87" w:rsidR="003444F3" w:rsidRDefault="003444F3" w:rsidP="003444F3">
      <w:pPr>
        <w:rPr>
          <w:lang w:val="en-US"/>
        </w:rPr>
      </w:pPr>
      <w:r>
        <w:rPr>
          <w:lang w:val="en-US"/>
        </w:rPr>
        <w:t>Asdasd</w:t>
      </w:r>
    </w:p>
    <w:p w14:paraId="40C70E13" w14:textId="51CC005D" w:rsidR="003444F3" w:rsidRDefault="003444F3" w:rsidP="003444F3">
      <w:pPr>
        <w:rPr>
          <w:lang w:val="en-US"/>
        </w:rPr>
      </w:pPr>
    </w:p>
    <w:p w14:paraId="1A36C7E7" w14:textId="429FB3C6" w:rsidR="003444F3" w:rsidRDefault="003444F3" w:rsidP="003444F3">
      <w:pPr>
        <w:rPr>
          <w:lang w:val="en-US"/>
        </w:rPr>
      </w:pPr>
    </w:p>
    <w:p w14:paraId="03C07804" w14:textId="09C8F711" w:rsidR="003444F3" w:rsidRDefault="003444F3" w:rsidP="003444F3">
      <w:pPr>
        <w:rPr>
          <w:lang w:val="en-US"/>
        </w:rPr>
      </w:pPr>
    </w:p>
    <w:p w14:paraId="7DBAF0D5" w14:textId="07B61B49" w:rsidR="003444F3" w:rsidRDefault="003444F3" w:rsidP="003444F3">
      <w:pPr>
        <w:rPr>
          <w:lang w:val="en-US"/>
        </w:rPr>
      </w:pPr>
    </w:p>
    <w:p w14:paraId="70417564" w14:textId="1A416E2C" w:rsidR="003444F3" w:rsidRDefault="003444F3" w:rsidP="003444F3">
      <w:pPr>
        <w:rPr>
          <w:lang w:val="en-US"/>
        </w:rPr>
      </w:pPr>
    </w:p>
    <w:p w14:paraId="5B2C56BD" w14:textId="4F0878CF" w:rsidR="003444F3" w:rsidRDefault="003444F3" w:rsidP="003444F3">
      <w:pPr>
        <w:rPr>
          <w:lang w:val="en-US"/>
        </w:rPr>
      </w:pPr>
    </w:p>
    <w:p w14:paraId="130F8979" w14:textId="5619AC7D" w:rsidR="003444F3" w:rsidRDefault="003444F3" w:rsidP="003444F3">
      <w:pPr>
        <w:rPr>
          <w:lang w:val="en-US"/>
        </w:rPr>
      </w:pPr>
    </w:p>
    <w:p w14:paraId="31FB26D4" w14:textId="0B0D70AE" w:rsidR="003444F3" w:rsidRDefault="003444F3" w:rsidP="003444F3">
      <w:pPr>
        <w:rPr>
          <w:lang w:val="en-US"/>
        </w:rPr>
      </w:pPr>
    </w:p>
    <w:p w14:paraId="1DA878A3" w14:textId="6328CC3F" w:rsidR="003444F3" w:rsidRDefault="003444F3" w:rsidP="003444F3">
      <w:pPr>
        <w:rPr>
          <w:lang w:val="en-US"/>
        </w:rPr>
      </w:pPr>
    </w:p>
    <w:p w14:paraId="2F306E38" w14:textId="7001324F" w:rsidR="003444F3" w:rsidRDefault="003444F3" w:rsidP="003444F3">
      <w:pPr>
        <w:rPr>
          <w:lang w:val="en-US"/>
        </w:rPr>
      </w:pPr>
    </w:p>
    <w:p w14:paraId="78F3E3FA" w14:textId="3F7DE196" w:rsidR="003444F3" w:rsidRDefault="003444F3" w:rsidP="003444F3">
      <w:pPr>
        <w:rPr>
          <w:lang w:val="en-US"/>
        </w:rPr>
      </w:pPr>
    </w:p>
    <w:p w14:paraId="5B440365" w14:textId="77777777" w:rsidR="003444F3" w:rsidRPr="003444F3" w:rsidRDefault="003444F3" w:rsidP="003444F3">
      <w:pPr>
        <w:rPr>
          <w:lang w:val="en-US"/>
        </w:rPr>
      </w:pPr>
    </w:p>
    <w:p w14:paraId="75E7C521" w14:textId="3C7E9C99" w:rsidR="00A414D8" w:rsidRDefault="00A414D8" w:rsidP="00EF473F">
      <w:pPr>
        <w:pStyle w:val="1"/>
        <w:spacing w:before="360" w:after="3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 Руководство пользователя</w:t>
      </w:r>
      <w:bookmarkEnd w:id="39"/>
      <w:bookmarkEnd w:id="40"/>
    </w:p>
    <w:p w14:paraId="6EBFC1D6" w14:textId="22FA499F" w:rsidR="00A414D8" w:rsidRDefault="00A414D8" w:rsidP="00D80ACA">
      <w:pPr>
        <w:pStyle w:val="2"/>
        <w:spacing w:before="360" w:after="240"/>
      </w:pPr>
      <w:bookmarkStart w:id="41" w:name="_Toc135152459"/>
      <w:r>
        <w:t>5.1 Руководство пользователя мобильного приложения</w:t>
      </w:r>
      <w:bookmarkEnd w:id="41"/>
    </w:p>
    <w:p w14:paraId="76E71334" w14:textId="24DE6212" w:rsidR="00A414D8" w:rsidRDefault="00A414D8" w:rsidP="00A414D8">
      <w:r>
        <w:tab/>
        <w:t>При входе в приложение пользователь попадает на экран входа (рис.5.1).</w:t>
      </w:r>
    </w:p>
    <w:p w14:paraId="02651CDE" w14:textId="7957D67F" w:rsidR="00A414D8" w:rsidRDefault="00A414D8" w:rsidP="00A414D8">
      <w:pPr>
        <w:jc w:val="center"/>
      </w:pPr>
      <w:r w:rsidRPr="00A414D8">
        <w:drawing>
          <wp:inline distT="0" distB="0" distL="0" distR="0" wp14:anchorId="3B23693C" wp14:editId="78363F7F">
            <wp:extent cx="1571625" cy="3404993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4615" cy="34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FFD" w14:textId="542ED888" w:rsidR="003444F3" w:rsidRPr="009D321C" w:rsidRDefault="00A414D8" w:rsidP="009D321C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Вход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мобильного приложения</w:t>
      </w:r>
    </w:p>
    <w:p w14:paraId="622C6AB4" w14:textId="383D2AE7" w:rsidR="00A414D8" w:rsidRPr="00A414D8" w:rsidRDefault="00A414D8" w:rsidP="003444F3">
      <w:pPr>
        <w:ind w:firstLine="709"/>
      </w:pPr>
      <w:r>
        <w:t xml:space="preserve">Сперва пользователю необходимо нажать на кнопку </w:t>
      </w:r>
      <w:r w:rsidR="003444F3" w:rsidRPr="003444F3">
        <w:t>«</w:t>
      </w:r>
      <w:r w:rsidR="003444F3">
        <w:t>Создать аккаунт</w:t>
      </w:r>
      <w:r w:rsidR="003444F3" w:rsidRPr="003444F3">
        <w:t>»</w:t>
      </w:r>
      <w:r w:rsidRPr="00A414D8">
        <w:t xml:space="preserve">, </w:t>
      </w:r>
      <w:r>
        <w:t xml:space="preserve">после чего будет совершен переход на страницу </w:t>
      </w:r>
      <w:r w:rsidR="001A458B" w:rsidRPr="001A458B">
        <w:t>«»</w:t>
      </w:r>
      <w:r w:rsidR="001A458B" w:rsidRPr="001A458B">
        <w:t xml:space="preserve"> </w:t>
      </w:r>
      <w:r>
        <w:t>регистраци</w:t>
      </w:r>
      <w:r w:rsidR="001A458B">
        <w:t>я</w:t>
      </w:r>
    </w:p>
    <w:p w14:paraId="464E7DEC" w14:textId="48D3EA7E" w:rsidR="00006688" w:rsidRDefault="00A414D8" w:rsidP="00A414D8">
      <w:pPr>
        <w:jc w:val="center"/>
        <w:rPr>
          <w:sz w:val="24"/>
          <w:szCs w:val="24"/>
        </w:rPr>
      </w:pPr>
      <w:r w:rsidRPr="00A414D8">
        <w:rPr>
          <w:sz w:val="24"/>
          <w:szCs w:val="24"/>
        </w:rPr>
        <w:drawing>
          <wp:inline distT="0" distB="0" distL="0" distR="0" wp14:anchorId="57A5CAF5" wp14:editId="0462CCD2">
            <wp:extent cx="1521156" cy="3295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112" cy="33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09FB" w14:textId="2C46C2FF" w:rsidR="00A414D8" w:rsidRDefault="00A414D8" w:rsidP="00A414D8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Регистрация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мобильного приложения</w:t>
      </w:r>
    </w:p>
    <w:p w14:paraId="72B70432" w14:textId="75652056" w:rsidR="00A414D8" w:rsidRPr="00851B9D" w:rsidRDefault="00A414D8" w:rsidP="00A414D8">
      <w:pPr>
        <w:rPr>
          <w:szCs w:val="28"/>
        </w:rPr>
      </w:pPr>
      <w:r>
        <w:rPr>
          <w:sz w:val="24"/>
          <w:szCs w:val="24"/>
        </w:rPr>
        <w:lastRenderedPageBreak/>
        <w:tab/>
      </w:r>
      <w:r w:rsidRPr="00851B9D">
        <w:rPr>
          <w:szCs w:val="28"/>
        </w:rPr>
        <w:t>После регистрации пользователь возвращается на страницу входа и вводит свои данные, после чего нажимает на кнопку вход и переходит на</w:t>
      </w:r>
      <w:r w:rsidR="00851B9D" w:rsidRPr="00851B9D">
        <w:rPr>
          <w:szCs w:val="28"/>
        </w:rPr>
        <w:t xml:space="preserve"> первую из двух главных страниц – страницу</w:t>
      </w:r>
      <w:r w:rsidR="001A458B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 проекты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 (рис.5.3).</w:t>
      </w:r>
    </w:p>
    <w:p w14:paraId="600254C5" w14:textId="31B6DCEF" w:rsidR="00A414D8" w:rsidRDefault="00A414D8" w:rsidP="00A414D8">
      <w:pPr>
        <w:jc w:val="center"/>
        <w:rPr>
          <w:sz w:val="24"/>
          <w:szCs w:val="24"/>
          <w:lang w:val="en-US"/>
        </w:rPr>
      </w:pPr>
      <w:r w:rsidRPr="00A414D8">
        <w:rPr>
          <w:sz w:val="24"/>
          <w:szCs w:val="24"/>
          <w:lang w:val="en-US"/>
        </w:rPr>
        <w:drawing>
          <wp:inline distT="0" distB="0" distL="0" distR="0" wp14:anchorId="4CFE0F1E" wp14:editId="5C0AC0CE">
            <wp:extent cx="1697014" cy="3676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8768" cy="3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B8D2" w14:textId="20E2EE9C" w:rsidR="00A414D8" w:rsidRDefault="00A414D8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>страницы</w:t>
      </w:r>
      <w:r>
        <w:rPr>
          <w:sz w:val="24"/>
          <w:szCs w:val="24"/>
        </w:rPr>
        <w:t xml:space="preserve">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Все проекты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мобильного приложения</w:t>
      </w:r>
    </w:p>
    <w:p w14:paraId="01F23C25" w14:textId="59494F51" w:rsidR="0019575F" w:rsidRDefault="0019575F" w:rsidP="0019575F">
      <w:pPr>
        <w:ind w:firstLine="709"/>
        <w:contextualSpacing/>
        <w:rPr>
          <w:szCs w:val="28"/>
        </w:rPr>
      </w:pPr>
      <w:r>
        <w:rPr>
          <w:szCs w:val="28"/>
        </w:rPr>
        <w:t xml:space="preserve">На </w:t>
      </w:r>
      <w:r w:rsidR="001A458B">
        <w:rPr>
          <w:szCs w:val="28"/>
        </w:rPr>
        <w:t>страницу</w:t>
      </w:r>
      <w:r>
        <w:rPr>
          <w:szCs w:val="28"/>
        </w:rPr>
        <w:t xml:space="preserve"> </w:t>
      </w:r>
      <w:r w:rsidR="001A458B" w:rsidRPr="001A458B">
        <w:rPr>
          <w:szCs w:val="28"/>
        </w:rPr>
        <w:t>«»</w:t>
      </w:r>
      <w:r w:rsidR="001A458B" w:rsidRPr="001A458B">
        <w:rPr>
          <w:szCs w:val="28"/>
        </w:rPr>
        <w:t xml:space="preserve"> </w:t>
      </w:r>
      <w:r>
        <w:rPr>
          <w:szCs w:val="28"/>
        </w:rPr>
        <w:t>проекты пользователь видит список текущих проектов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для создания нового проекта пользователю необходимо нажать на кнопку </w:t>
      </w:r>
      <w:r w:rsidR="001A458B" w:rsidRPr="001A458B">
        <w:rPr>
          <w:szCs w:val="28"/>
        </w:rPr>
        <w:t>«»</w:t>
      </w:r>
      <w:r w:rsidR="001A458B" w:rsidRPr="001A458B">
        <w:rPr>
          <w:szCs w:val="28"/>
        </w:rPr>
        <w:t xml:space="preserve"> </w:t>
      </w:r>
      <w:r>
        <w:rPr>
          <w:szCs w:val="28"/>
        </w:rPr>
        <w:t>добавить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расположенную в нижнем левом углу. После нажатия на кнопку добавить пользователь перенесется на страницу </w:t>
      </w:r>
      <w:r w:rsidR="001A458B" w:rsidRPr="001A458B">
        <w:rPr>
          <w:szCs w:val="28"/>
        </w:rPr>
        <w:t>«»</w:t>
      </w:r>
      <w:r w:rsidR="001A458B" w:rsidRPr="001A458B">
        <w:rPr>
          <w:szCs w:val="28"/>
        </w:rPr>
        <w:t xml:space="preserve"> </w:t>
      </w:r>
      <w:r>
        <w:rPr>
          <w:szCs w:val="28"/>
        </w:rPr>
        <w:t>создани</w:t>
      </w:r>
      <w:r w:rsidR="001A458B">
        <w:rPr>
          <w:szCs w:val="28"/>
        </w:rPr>
        <w:t>е</w:t>
      </w:r>
      <w:r>
        <w:rPr>
          <w:szCs w:val="28"/>
        </w:rPr>
        <w:t xml:space="preserve"> проекта </w:t>
      </w:r>
      <w:r w:rsidRPr="0019575F">
        <w:rPr>
          <w:szCs w:val="28"/>
        </w:rPr>
        <w:t>(</w:t>
      </w:r>
      <w:r>
        <w:rPr>
          <w:szCs w:val="28"/>
        </w:rPr>
        <w:t>рис 5.3</w:t>
      </w:r>
      <w:r w:rsidRPr="0019575F">
        <w:rPr>
          <w:szCs w:val="28"/>
        </w:rPr>
        <w:t>)</w:t>
      </w:r>
      <w:r>
        <w:rPr>
          <w:szCs w:val="28"/>
        </w:rPr>
        <w:t>.</w:t>
      </w:r>
    </w:p>
    <w:p w14:paraId="2A1446D4" w14:textId="4554C8D5" w:rsidR="0019575F" w:rsidRDefault="0019575F" w:rsidP="003444F3">
      <w:pPr>
        <w:jc w:val="center"/>
        <w:rPr>
          <w:szCs w:val="28"/>
        </w:rPr>
      </w:pPr>
      <w:r w:rsidRPr="0019575F">
        <w:rPr>
          <w:szCs w:val="28"/>
        </w:rPr>
        <w:drawing>
          <wp:inline distT="0" distB="0" distL="0" distR="0" wp14:anchorId="79291A96" wp14:editId="3CCAC342">
            <wp:extent cx="1409700" cy="3054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1486" cy="30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ECBB" w14:textId="7ACB4551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3F5778">
        <w:rPr>
          <w:sz w:val="24"/>
          <w:szCs w:val="24"/>
        </w:rPr>
        <w:t xml:space="preserve"> – </w:t>
      </w:r>
      <w:r w:rsidR="001A458B"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«»</w:t>
      </w:r>
      <w:r>
        <w:rPr>
          <w:sz w:val="24"/>
          <w:szCs w:val="24"/>
        </w:rPr>
        <w:t xml:space="preserve"> Создание проекта</w:t>
      </w:r>
    </w:p>
    <w:p w14:paraId="100C91A5" w14:textId="73D62967" w:rsidR="003444F3" w:rsidRDefault="0019575F" w:rsidP="009D321C">
      <w:pPr>
        <w:spacing w:after="0" w:line="240" w:lineRule="auto"/>
        <w:contextualSpacing/>
        <w:rPr>
          <w:szCs w:val="28"/>
        </w:rPr>
      </w:pPr>
      <w:r>
        <w:rPr>
          <w:sz w:val="24"/>
          <w:szCs w:val="24"/>
        </w:rPr>
        <w:lastRenderedPageBreak/>
        <w:tab/>
      </w:r>
      <w:r w:rsidRPr="003A74F9">
        <w:rPr>
          <w:szCs w:val="28"/>
        </w:rPr>
        <w:t xml:space="preserve">На данном экране пользователь вводит название и описание проекта, выбирает даты начала и конца и добавляет участников в проект. После ввода информации пользователь нажимает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и возвращается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Проекты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.</w:t>
      </w:r>
    </w:p>
    <w:p w14:paraId="7D73B5AE" w14:textId="14CCCE21" w:rsidR="0019575F" w:rsidRPr="003A74F9" w:rsidRDefault="0019575F" w:rsidP="001A458B">
      <w:pPr>
        <w:ind w:firstLine="709"/>
        <w:rPr>
          <w:szCs w:val="28"/>
        </w:rPr>
      </w:pPr>
      <w:r w:rsidRPr="003A74F9">
        <w:rPr>
          <w:szCs w:val="28"/>
        </w:rPr>
        <w:t>Для того чтобы открыть страницу конкретного проекта пользователю необходимо нажать на проект, который он хочет открыть, после этого пользователь переходит на страницу конкретного проекта (рис. 5.3).</w:t>
      </w:r>
    </w:p>
    <w:p w14:paraId="43134D69" w14:textId="37E9D6FE" w:rsidR="0019575F" w:rsidRPr="0019575F" w:rsidRDefault="0019575F" w:rsidP="0019575F">
      <w:pPr>
        <w:jc w:val="center"/>
        <w:rPr>
          <w:sz w:val="24"/>
          <w:szCs w:val="24"/>
        </w:rPr>
      </w:pPr>
      <w:r w:rsidRPr="0019575F">
        <w:rPr>
          <w:sz w:val="24"/>
          <w:szCs w:val="24"/>
        </w:rPr>
        <w:drawing>
          <wp:inline distT="0" distB="0" distL="0" distR="0" wp14:anchorId="73E45C4D" wp14:editId="11CF9AAC">
            <wp:extent cx="2527540" cy="5476023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2860" cy="54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74E" w14:textId="2DAE052C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 w:rsidRPr="003F5778">
        <w:rPr>
          <w:sz w:val="24"/>
          <w:szCs w:val="24"/>
        </w:rPr>
        <w:t xml:space="preserve">– </w:t>
      </w:r>
      <w:r w:rsidR="001A458B">
        <w:rPr>
          <w:sz w:val="24"/>
          <w:szCs w:val="24"/>
        </w:rPr>
        <w:t>страница</w:t>
      </w:r>
      <w:r>
        <w:rPr>
          <w:sz w:val="24"/>
          <w:szCs w:val="24"/>
        </w:rPr>
        <w:t xml:space="preserve"> конкретного проекта</w:t>
      </w:r>
    </w:p>
    <w:p w14:paraId="18FBC7F2" w14:textId="77777777" w:rsidR="003444F3" w:rsidRDefault="003444F3" w:rsidP="0019575F">
      <w:pPr>
        <w:ind w:firstLine="709"/>
        <w:rPr>
          <w:szCs w:val="28"/>
        </w:rPr>
      </w:pPr>
    </w:p>
    <w:p w14:paraId="3C8B0113" w14:textId="77777777" w:rsidR="003444F3" w:rsidRDefault="003444F3" w:rsidP="0019575F">
      <w:pPr>
        <w:ind w:firstLine="709"/>
        <w:rPr>
          <w:szCs w:val="28"/>
        </w:rPr>
      </w:pPr>
    </w:p>
    <w:p w14:paraId="2A2CF496" w14:textId="77777777" w:rsidR="003444F3" w:rsidRDefault="003444F3" w:rsidP="0019575F">
      <w:pPr>
        <w:ind w:firstLine="709"/>
        <w:rPr>
          <w:szCs w:val="28"/>
        </w:rPr>
      </w:pPr>
    </w:p>
    <w:p w14:paraId="0ED9866D" w14:textId="77777777" w:rsidR="003444F3" w:rsidRDefault="003444F3" w:rsidP="0019575F">
      <w:pPr>
        <w:ind w:firstLine="709"/>
        <w:rPr>
          <w:szCs w:val="28"/>
        </w:rPr>
      </w:pPr>
    </w:p>
    <w:p w14:paraId="7DFACD76" w14:textId="77777777" w:rsidR="003444F3" w:rsidRDefault="003444F3" w:rsidP="0019575F">
      <w:pPr>
        <w:ind w:firstLine="709"/>
        <w:rPr>
          <w:szCs w:val="28"/>
        </w:rPr>
      </w:pPr>
    </w:p>
    <w:p w14:paraId="06CF8A9B" w14:textId="77777777" w:rsidR="003444F3" w:rsidRDefault="003444F3" w:rsidP="0019575F">
      <w:pPr>
        <w:ind w:firstLine="709"/>
        <w:rPr>
          <w:szCs w:val="28"/>
        </w:rPr>
      </w:pPr>
    </w:p>
    <w:p w14:paraId="5461D074" w14:textId="777A2568" w:rsidR="0019575F" w:rsidRDefault="0019575F" w:rsidP="0019575F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может добавить участника</w:t>
      </w:r>
      <w:r w:rsidRPr="0019575F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участника</w:t>
      </w:r>
      <w:r w:rsidR="001A458B" w:rsidRPr="001A458B">
        <w:rPr>
          <w:szCs w:val="28"/>
        </w:rPr>
        <w:t>»</w:t>
      </w:r>
      <w:r w:rsidR="009D321C">
        <w:rPr>
          <w:szCs w:val="28"/>
        </w:rPr>
        <w:t xml:space="preserve"> </w:t>
      </w:r>
      <w:r>
        <w:rPr>
          <w:szCs w:val="28"/>
        </w:rPr>
        <w:t>и выбрав в диалоговом окне участника организации (рис. 5.4).</w:t>
      </w:r>
    </w:p>
    <w:p w14:paraId="60A9662C" w14:textId="4691DF57" w:rsidR="0019575F" w:rsidRDefault="0019575F" w:rsidP="003444F3">
      <w:pPr>
        <w:jc w:val="center"/>
        <w:rPr>
          <w:szCs w:val="28"/>
        </w:rPr>
      </w:pPr>
      <w:r w:rsidRPr="0019575F">
        <w:rPr>
          <w:szCs w:val="28"/>
        </w:rPr>
        <w:drawing>
          <wp:inline distT="0" distB="0" distL="0" distR="0" wp14:anchorId="2349C2F1" wp14:editId="7EFBA2F6">
            <wp:extent cx="1619250" cy="35081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5576" cy="35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C407" w14:textId="46D6C184" w:rsidR="0019575F" w:rsidRDefault="0019575F" w:rsidP="0019575F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участника в проект</w:t>
      </w:r>
    </w:p>
    <w:p w14:paraId="37CAC217" w14:textId="606CA6FB" w:rsidR="0019575F" w:rsidRDefault="0019575F" w:rsidP="0019575F">
      <w:pPr>
        <w:rPr>
          <w:szCs w:val="28"/>
        </w:rPr>
      </w:pPr>
      <w:r>
        <w:rPr>
          <w:szCs w:val="28"/>
        </w:rPr>
        <w:tab/>
        <w:t xml:space="preserve">Для добавления задачи пользователю необходимо нажать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задачу</w:t>
      </w:r>
      <w:r w:rsidR="001A458B" w:rsidRPr="001A458B">
        <w:rPr>
          <w:szCs w:val="28"/>
        </w:rPr>
        <w:t>»</w:t>
      </w:r>
      <w:r w:rsidRPr="0019575F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</w:t>
      </w:r>
      <w:r w:rsidRPr="0019575F">
        <w:rPr>
          <w:szCs w:val="28"/>
        </w:rPr>
        <w:t xml:space="preserve">, </w:t>
      </w:r>
      <w:r>
        <w:rPr>
          <w:szCs w:val="28"/>
        </w:rPr>
        <w:t>в которое пользователю необходимо ввести имя задачи.</w:t>
      </w:r>
    </w:p>
    <w:p w14:paraId="5E30F0BC" w14:textId="475854BD" w:rsidR="0019575F" w:rsidRDefault="0019575F" w:rsidP="0019575F">
      <w:pPr>
        <w:jc w:val="center"/>
        <w:rPr>
          <w:szCs w:val="28"/>
        </w:rPr>
      </w:pPr>
      <w:r w:rsidRPr="0019575F">
        <w:rPr>
          <w:szCs w:val="28"/>
        </w:rPr>
        <w:drawing>
          <wp:inline distT="0" distB="0" distL="0" distR="0" wp14:anchorId="24F7CD14" wp14:editId="6FF9F06C">
            <wp:extent cx="1543050" cy="33430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1755" cy="33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B479" w14:textId="4400D959" w:rsidR="00851B9D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lastRenderedPageBreak/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задачи в проект</w:t>
      </w:r>
    </w:p>
    <w:p w14:paraId="6F9EF2D0" w14:textId="2BF91CF9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t xml:space="preserve">Для добавления подзадачи пользователю необходимо на кнопку </w:t>
      </w:r>
      <w:r w:rsidR="001A458B" w:rsidRPr="001A458B">
        <w:rPr>
          <w:szCs w:val="28"/>
        </w:rPr>
        <w:t>«</w:t>
      </w:r>
      <w:r w:rsidR="009D321C">
        <w:rPr>
          <w:szCs w:val="28"/>
        </w:rPr>
        <w:t>Добавить подзадачу</w:t>
      </w:r>
      <w:r w:rsidR="001A458B" w:rsidRPr="001A458B">
        <w:rPr>
          <w:szCs w:val="28"/>
        </w:rPr>
        <w:t>»</w:t>
      </w:r>
      <w:r w:rsidRPr="00851B9D">
        <w:rPr>
          <w:szCs w:val="28"/>
        </w:rPr>
        <w:t xml:space="preserve">, </w:t>
      </w:r>
      <w:r>
        <w:rPr>
          <w:szCs w:val="28"/>
        </w:rPr>
        <w:t>которая является родительской для добавляемой подзадачи</w:t>
      </w:r>
      <w:r w:rsidRPr="00851B9D">
        <w:rPr>
          <w:szCs w:val="28"/>
        </w:rPr>
        <w:t xml:space="preserve">, </w:t>
      </w:r>
      <w:r>
        <w:rPr>
          <w:szCs w:val="28"/>
        </w:rPr>
        <w:t>после чего откроется диалоговое окно для добавления подзадачи.</w:t>
      </w:r>
    </w:p>
    <w:p w14:paraId="643F16C6" w14:textId="6B0274BF" w:rsidR="00851B9D" w:rsidRDefault="00851B9D" w:rsidP="003444F3">
      <w:pPr>
        <w:jc w:val="center"/>
        <w:rPr>
          <w:szCs w:val="28"/>
        </w:rPr>
      </w:pPr>
      <w:r w:rsidRPr="00851B9D">
        <w:rPr>
          <w:szCs w:val="28"/>
        </w:rPr>
        <w:drawing>
          <wp:inline distT="0" distB="0" distL="0" distR="0" wp14:anchorId="11EB3277" wp14:editId="66464C97">
            <wp:extent cx="1613481" cy="349567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6684" cy="35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DA6A" w14:textId="3FE1B04B" w:rsidR="00851B9D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добавление подзадачи в проект</w:t>
      </w:r>
    </w:p>
    <w:p w14:paraId="50350AFB" w14:textId="01A0ADF8" w:rsidR="00851B9D" w:rsidRDefault="00851B9D" w:rsidP="00851B9D">
      <w:pPr>
        <w:ind w:firstLine="709"/>
        <w:contextualSpacing/>
        <w:rPr>
          <w:szCs w:val="28"/>
        </w:rPr>
      </w:pPr>
      <w:r>
        <w:rPr>
          <w:szCs w:val="28"/>
        </w:rPr>
        <w:t>В данном окне пользователю необходимо ввести название подзадачи и выбрать её исполнителя</w:t>
      </w:r>
      <w:r w:rsidRPr="00851B9D">
        <w:rPr>
          <w:szCs w:val="28"/>
        </w:rPr>
        <w:t xml:space="preserve">, </w:t>
      </w:r>
      <w:r>
        <w:rPr>
          <w:szCs w:val="28"/>
        </w:rPr>
        <w:t xml:space="preserve">после чего нажать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</w:t>
      </w:r>
      <w:r w:rsidR="001A458B">
        <w:rPr>
          <w:szCs w:val="28"/>
        </w:rPr>
        <w:t>охранить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</w:t>
      </w:r>
    </w:p>
    <w:p w14:paraId="352C5F59" w14:textId="32C3F7F7" w:rsidR="00851B9D" w:rsidRDefault="00851B9D" w:rsidP="00851B9D">
      <w:pPr>
        <w:ind w:firstLine="709"/>
        <w:rPr>
          <w:szCs w:val="28"/>
        </w:rPr>
      </w:pPr>
      <w:r>
        <w:rPr>
          <w:szCs w:val="28"/>
        </w:rPr>
        <w:t xml:space="preserve">Второй из главных страниц является страница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(рис. 5.6).</w:t>
      </w:r>
    </w:p>
    <w:p w14:paraId="64184F84" w14:textId="738A4626" w:rsidR="00851B9D" w:rsidRDefault="00851B9D" w:rsidP="003444F3">
      <w:pPr>
        <w:jc w:val="center"/>
        <w:rPr>
          <w:szCs w:val="28"/>
        </w:rPr>
      </w:pPr>
      <w:r w:rsidRPr="00851B9D">
        <w:rPr>
          <w:szCs w:val="28"/>
        </w:rPr>
        <w:drawing>
          <wp:inline distT="0" distB="0" distL="0" distR="0" wp14:anchorId="64174A93" wp14:editId="135B54F2">
            <wp:extent cx="1514475" cy="3281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1188" cy="33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1E0" w14:textId="0ACFC5A2" w:rsidR="00851B9D" w:rsidRPr="001A458B" w:rsidRDefault="00851B9D" w:rsidP="00851B9D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lastRenderedPageBreak/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3F5778">
        <w:rPr>
          <w:sz w:val="24"/>
          <w:szCs w:val="24"/>
        </w:rPr>
        <w:t xml:space="preserve">– </w:t>
      </w:r>
      <w:r w:rsidR="001A458B" w:rsidRPr="001A458B">
        <w:rPr>
          <w:sz w:val="24"/>
          <w:szCs w:val="24"/>
        </w:rPr>
        <w:t>страница «Профиль»</w:t>
      </w:r>
    </w:p>
    <w:p w14:paraId="634B0180" w14:textId="0A80FA8E" w:rsidR="00851B9D" w:rsidRDefault="00851B9D" w:rsidP="001A458B">
      <w:pPr>
        <w:ind w:firstLine="709"/>
        <w:contextualSpacing/>
        <w:rPr>
          <w:szCs w:val="28"/>
        </w:rPr>
      </w:pPr>
      <w:r>
        <w:rPr>
          <w:szCs w:val="28"/>
        </w:rPr>
        <w:t>На странице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>
        <w:rPr>
          <w:szCs w:val="28"/>
        </w:rPr>
        <w:t>пользователь имеет возможность сменить пароль</w:t>
      </w:r>
      <w:r w:rsidRPr="00851B9D">
        <w:rPr>
          <w:szCs w:val="28"/>
        </w:rPr>
        <w:t xml:space="preserve">: </w:t>
      </w:r>
      <w:r>
        <w:rPr>
          <w:szCs w:val="28"/>
        </w:rPr>
        <w:t xml:space="preserve">после заполнения необходимых полей пользователь нажимает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Изменить пароль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. 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Выйти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расположенну</w:t>
      </w:r>
      <w:r w:rsidR="00AC55A1">
        <w:rPr>
          <w:szCs w:val="28"/>
        </w:rPr>
        <w:t>ю в верхнем правом углу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>пользователь выйдет из аккаунта</w:t>
      </w:r>
      <w:r w:rsidR="00AC55A1" w:rsidRPr="00AC55A1">
        <w:rPr>
          <w:szCs w:val="28"/>
        </w:rPr>
        <w:t xml:space="preserve">. </w:t>
      </w:r>
      <w:r w:rsidR="00AC55A1"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Синхронизация</w:t>
      </w:r>
      <w:r w:rsidR="001A458B" w:rsidRPr="001A458B">
        <w:rPr>
          <w:szCs w:val="28"/>
        </w:rPr>
        <w:t>»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 xml:space="preserve">расположенную слева от кнопки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Выйти</w:t>
      </w:r>
      <w:r w:rsidR="001A458B" w:rsidRPr="001A458B">
        <w:rPr>
          <w:szCs w:val="28"/>
        </w:rPr>
        <w:t>»</w:t>
      </w:r>
      <w:r w:rsidR="00AC55A1" w:rsidRPr="00AC55A1">
        <w:rPr>
          <w:szCs w:val="28"/>
        </w:rPr>
        <w:t xml:space="preserve">, </w:t>
      </w:r>
      <w:r w:rsidR="00AC55A1">
        <w:rPr>
          <w:szCs w:val="28"/>
        </w:rPr>
        <w:t xml:space="preserve">будет запущен процесс синхронизации локальной и глобальной баз данных. </w:t>
      </w:r>
    </w:p>
    <w:p w14:paraId="1E5EF90A" w14:textId="28464028" w:rsidR="00AC55A1" w:rsidRDefault="00AC55A1" w:rsidP="003444F3">
      <w:pPr>
        <w:ind w:firstLine="709"/>
        <w:rPr>
          <w:szCs w:val="28"/>
        </w:rPr>
      </w:pPr>
      <w:r>
        <w:rPr>
          <w:szCs w:val="28"/>
        </w:rPr>
        <w:t xml:space="preserve">При нажатии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>»</w:t>
      </w:r>
      <w:r w:rsidRPr="00AC55A1">
        <w:rPr>
          <w:szCs w:val="28"/>
        </w:rPr>
        <w:t xml:space="preserve">, </w:t>
      </w:r>
      <w:r>
        <w:rPr>
          <w:szCs w:val="28"/>
        </w:rPr>
        <w:t>если пользователь на данный момент не состоит в организации</w:t>
      </w:r>
      <w:r w:rsidRPr="00AC55A1">
        <w:rPr>
          <w:szCs w:val="28"/>
        </w:rPr>
        <w:t xml:space="preserve">, </w:t>
      </w:r>
      <w:r>
        <w:rPr>
          <w:szCs w:val="28"/>
        </w:rPr>
        <w:t>будет совершен переход на</w:t>
      </w:r>
      <w:r w:rsidR="009669E3">
        <w:rPr>
          <w:szCs w:val="28"/>
        </w:rPr>
        <w:t xml:space="preserve"> </w:t>
      </w:r>
      <w:r>
        <w:rPr>
          <w:szCs w:val="28"/>
        </w:rPr>
        <w:t>страницу</w:t>
      </w:r>
      <w:r w:rsidR="009669E3">
        <w:rPr>
          <w:szCs w:val="28"/>
        </w:rPr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Вступить в организацию</w:t>
      </w:r>
      <w:r w:rsidR="001A458B" w:rsidRPr="001A458B">
        <w:rPr>
          <w:szCs w:val="28"/>
        </w:rPr>
        <w:t>»</w:t>
      </w:r>
      <w:r w:rsidR="001A458B" w:rsidRPr="001A458B">
        <w:rPr>
          <w:szCs w:val="28"/>
        </w:rPr>
        <w:t xml:space="preserve"> </w:t>
      </w:r>
      <w:r>
        <w:rPr>
          <w:szCs w:val="28"/>
        </w:rPr>
        <w:t>(рис. 5.6).</w:t>
      </w:r>
    </w:p>
    <w:p w14:paraId="4C67FB59" w14:textId="63BEBF40" w:rsidR="00AC55A1" w:rsidRDefault="00AC55A1" w:rsidP="003444F3">
      <w:pPr>
        <w:jc w:val="center"/>
        <w:rPr>
          <w:szCs w:val="28"/>
        </w:rPr>
      </w:pPr>
      <w:r w:rsidRPr="00AC55A1">
        <w:rPr>
          <w:szCs w:val="28"/>
        </w:rPr>
        <w:drawing>
          <wp:inline distT="0" distB="0" distL="0" distR="0" wp14:anchorId="73AED3EC" wp14:editId="1E0868A3">
            <wp:extent cx="2165230" cy="4691063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4002" cy="47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15" w14:textId="16069ECC" w:rsidR="00AC55A1" w:rsidRDefault="00AC55A1" w:rsidP="00AC55A1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Вступить в организацию</w:t>
      </w:r>
      <w:r w:rsidR="001A458B" w:rsidRPr="001A458B">
        <w:rPr>
          <w:sz w:val="24"/>
          <w:szCs w:val="24"/>
        </w:rPr>
        <w:t>»</w:t>
      </w:r>
    </w:p>
    <w:p w14:paraId="0F6A78EC" w14:textId="77777777" w:rsidR="003444F3" w:rsidRDefault="00AC55A1" w:rsidP="00AC55A1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B5B2D20" w14:textId="63092267" w:rsidR="003444F3" w:rsidRDefault="003444F3" w:rsidP="00AC55A1">
      <w:pPr>
        <w:rPr>
          <w:sz w:val="24"/>
          <w:szCs w:val="24"/>
        </w:rPr>
      </w:pPr>
    </w:p>
    <w:p w14:paraId="7079A7AD" w14:textId="77777777" w:rsidR="003444F3" w:rsidRDefault="003444F3" w:rsidP="00AC55A1">
      <w:pPr>
        <w:rPr>
          <w:sz w:val="24"/>
          <w:szCs w:val="24"/>
        </w:rPr>
      </w:pPr>
    </w:p>
    <w:p w14:paraId="2CF4A27C" w14:textId="77777777" w:rsidR="003444F3" w:rsidRDefault="003444F3" w:rsidP="00AC55A1">
      <w:pPr>
        <w:rPr>
          <w:sz w:val="24"/>
          <w:szCs w:val="24"/>
        </w:rPr>
      </w:pPr>
    </w:p>
    <w:p w14:paraId="63229A96" w14:textId="13D1207B" w:rsidR="003444F3" w:rsidRDefault="003444F3" w:rsidP="00AC55A1">
      <w:pPr>
        <w:rPr>
          <w:sz w:val="24"/>
          <w:szCs w:val="24"/>
        </w:rPr>
      </w:pPr>
    </w:p>
    <w:p w14:paraId="58D7C588" w14:textId="77777777" w:rsidR="001A458B" w:rsidRDefault="001A458B" w:rsidP="00AC55A1">
      <w:pPr>
        <w:rPr>
          <w:sz w:val="24"/>
          <w:szCs w:val="24"/>
        </w:rPr>
      </w:pPr>
    </w:p>
    <w:p w14:paraId="41224475" w14:textId="1EFA7DBA" w:rsidR="00AC55A1" w:rsidRPr="003A74F9" w:rsidRDefault="00AC55A1" w:rsidP="003444F3">
      <w:pPr>
        <w:ind w:firstLine="709"/>
        <w:rPr>
          <w:szCs w:val="28"/>
        </w:rPr>
      </w:pPr>
      <w:r w:rsidRPr="003A74F9">
        <w:rPr>
          <w:szCs w:val="28"/>
        </w:rPr>
        <w:lastRenderedPageBreak/>
        <w:t xml:space="preserve">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</w:t>
      </w:r>
      <w:r w:rsidR="001A458B" w:rsidRPr="003A74F9">
        <w:rPr>
          <w:szCs w:val="28"/>
        </w:rPr>
        <w:t>ступить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в организацию пользователь может создать свою организацию, нажав на кнопку добавить, расположенную в нижнем левом углу, после чего пользователь перейдет на страницу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Создание организаци</w:t>
      </w:r>
      <w:r w:rsidR="001A458B">
        <w:rPr>
          <w:szCs w:val="28"/>
        </w:rPr>
        <w:t>и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 (рис. 5.7).</w:t>
      </w:r>
    </w:p>
    <w:p w14:paraId="7D6C307A" w14:textId="2A516169" w:rsidR="00AC55A1" w:rsidRDefault="00AC55A1" w:rsidP="00AC55A1">
      <w:pPr>
        <w:jc w:val="center"/>
        <w:rPr>
          <w:sz w:val="24"/>
          <w:szCs w:val="24"/>
        </w:rPr>
      </w:pPr>
      <w:r w:rsidRPr="00AC55A1">
        <w:rPr>
          <w:sz w:val="24"/>
          <w:szCs w:val="24"/>
        </w:rPr>
        <w:drawing>
          <wp:inline distT="0" distB="0" distL="0" distR="0" wp14:anchorId="252C90EF" wp14:editId="0906EC48">
            <wp:extent cx="1866900" cy="404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2151" cy="40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F4B2" w14:textId="3D75265D" w:rsidR="00AC55A1" w:rsidRDefault="00AC55A1" w:rsidP="00AC55A1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7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Создание организацию</w:t>
      </w:r>
      <w:r w:rsidR="001A458B" w:rsidRPr="001A458B">
        <w:rPr>
          <w:sz w:val="24"/>
          <w:szCs w:val="24"/>
        </w:rPr>
        <w:t>»</w:t>
      </w:r>
    </w:p>
    <w:p w14:paraId="20F69C1A" w14:textId="3924E8AD" w:rsidR="00AC55A1" w:rsidRPr="003A74F9" w:rsidRDefault="00AC55A1" w:rsidP="003A74F9">
      <w:pPr>
        <w:ind w:firstLine="709"/>
        <w:contextualSpacing/>
        <w:rPr>
          <w:szCs w:val="28"/>
        </w:rPr>
      </w:pPr>
      <w:r w:rsidRPr="003A74F9">
        <w:rPr>
          <w:szCs w:val="28"/>
        </w:rPr>
        <w:t xml:space="preserve">На данной странице пользователь должен ввести необходимую информацию и нажать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Создать организацию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>, после чего организация будет создана.</w:t>
      </w:r>
    </w:p>
    <w:p w14:paraId="48BA035D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171081C9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607C5C41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03B1BAC8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300EC60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1C4BFCB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CF5046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5BDBEF44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30A1D233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50EB54BC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020DADBC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43859B2D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242C643A" w14:textId="77777777" w:rsidR="003444F3" w:rsidRDefault="003444F3" w:rsidP="003A74F9">
      <w:pPr>
        <w:ind w:firstLine="709"/>
        <w:contextualSpacing/>
        <w:rPr>
          <w:szCs w:val="28"/>
        </w:rPr>
      </w:pPr>
    </w:p>
    <w:p w14:paraId="2834231F" w14:textId="1B572259" w:rsidR="00AC55A1" w:rsidRPr="003A74F9" w:rsidRDefault="00AC55A1" w:rsidP="003A74F9">
      <w:pPr>
        <w:ind w:firstLine="709"/>
        <w:contextualSpacing/>
        <w:rPr>
          <w:szCs w:val="28"/>
        </w:rPr>
      </w:pPr>
      <w:r w:rsidRPr="003A74F9">
        <w:rPr>
          <w:szCs w:val="28"/>
        </w:rPr>
        <w:lastRenderedPageBreak/>
        <w:t xml:space="preserve">Также на странице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П</w:t>
      </w:r>
      <w:r w:rsidR="001A458B" w:rsidRPr="003A74F9">
        <w:rPr>
          <w:szCs w:val="28"/>
        </w:rPr>
        <w:t>рофиль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пользователь может открыть страницу управления организаци</w:t>
      </w:r>
      <w:r w:rsidR="003A74F9">
        <w:rPr>
          <w:szCs w:val="28"/>
        </w:rPr>
        <w:t>е</w:t>
      </w:r>
      <w:r w:rsidRPr="003A74F9">
        <w:rPr>
          <w:szCs w:val="28"/>
        </w:rPr>
        <w:t>й, при нажатии на элемент с названием названия организации, в том случае, если пользователь является создателем организации, пользователь перейдет на страницу управления организацией (рис. 5.8).</w:t>
      </w:r>
    </w:p>
    <w:p w14:paraId="66F4B7C1" w14:textId="5E955282" w:rsidR="00AC55A1" w:rsidRDefault="00AC55A1" w:rsidP="00AC55A1">
      <w:pPr>
        <w:jc w:val="center"/>
        <w:rPr>
          <w:sz w:val="24"/>
          <w:szCs w:val="24"/>
          <w:lang w:val="en-US"/>
        </w:rPr>
      </w:pPr>
      <w:r w:rsidRPr="00AC55A1">
        <w:rPr>
          <w:sz w:val="24"/>
          <w:szCs w:val="24"/>
        </w:rPr>
        <w:drawing>
          <wp:inline distT="0" distB="0" distL="0" distR="0" wp14:anchorId="1B885754" wp14:editId="524F7A5A">
            <wp:extent cx="1695450" cy="367326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4768" cy="37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99E" w14:textId="7B8341F8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 w:rsidR="001A458B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>
        <w:rPr>
          <w:sz w:val="24"/>
          <w:szCs w:val="24"/>
        </w:rPr>
        <w:t>у</w:t>
      </w:r>
      <w:r>
        <w:rPr>
          <w:sz w:val="24"/>
          <w:szCs w:val="24"/>
        </w:rPr>
        <w:t>правлени</w:t>
      </w:r>
      <w:r w:rsidR="001A458B">
        <w:rPr>
          <w:sz w:val="24"/>
          <w:szCs w:val="24"/>
        </w:rPr>
        <w:t>я</w:t>
      </w:r>
      <w:r>
        <w:rPr>
          <w:sz w:val="24"/>
          <w:szCs w:val="24"/>
        </w:rPr>
        <w:t xml:space="preserve"> организацией</w:t>
      </w:r>
    </w:p>
    <w:p w14:paraId="68784023" w14:textId="1CC9CE6F" w:rsidR="009669E3" w:rsidRDefault="009669E3" w:rsidP="009669E3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может изменить название организации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нажав на кнопку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Сохранить изменения</w:t>
      </w:r>
      <w:r w:rsidR="001A458B" w:rsidRPr="001A458B">
        <w:rPr>
          <w:szCs w:val="28"/>
        </w:rPr>
        <w:t>»</w:t>
      </w:r>
      <w:r>
        <w:rPr>
          <w:szCs w:val="28"/>
        </w:rPr>
        <w:t>. Также пользователь может удалить участника</w:t>
      </w:r>
      <w:r w:rsidRPr="009669E3">
        <w:rPr>
          <w:szCs w:val="28"/>
        </w:rPr>
        <w:t>,</w:t>
      </w:r>
      <w:r>
        <w:rPr>
          <w:szCs w:val="28"/>
        </w:rPr>
        <w:t xml:space="preserve"> нажав на кнопку удаления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расположенную напротив имени пользователя. </w:t>
      </w:r>
    </w:p>
    <w:p w14:paraId="1FE07FD8" w14:textId="02953732" w:rsidR="009669E3" w:rsidRDefault="009669E3" w:rsidP="009669E3">
      <w:pPr>
        <w:ind w:firstLine="709"/>
        <w:rPr>
          <w:szCs w:val="28"/>
        </w:rPr>
      </w:pPr>
    </w:p>
    <w:p w14:paraId="317335B5" w14:textId="2BE0319B" w:rsidR="009669E3" w:rsidRDefault="009669E3" w:rsidP="009669E3">
      <w:pPr>
        <w:ind w:firstLine="709"/>
        <w:rPr>
          <w:szCs w:val="28"/>
        </w:rPr>
      </w:pPr>
    </w:p>
    <w:p w14:paraId="52DBD169" w14:textId="77777777" w:rsidR="009669E3" w:rsidRPr="009669E3" w:rsidRDefault="009669E3" w:rsidP="009669E3">
      <w:pPr>
        <w:ind w:firstLine="709"/>
        <w:rPr>
          <w:szCs w:val="28"/>
        </w:rPr>
      </w:pPr>
    </w:p>
    <w:p w14:paraId="27BBD43E" w14:textId="77777777" w:rsidR="00AC55A1" w:rsidRDefault="00AC55A1" w:rsidP="00AC55A1">
      <w:pPr>
        <w:ind w:firstLine="709"/>
        <w:jc w:val="center"/>
        <w:rPr>
          <w:szCs w:val="28"/>
        </w:rPr>
      </w:pPr>
    </w:p>
    <w:p w14:paraId="163FFE68" w14:textId="77777777" w:rsidR="00AC55A1" w:rsidRPr="00AC55A1" w:rsidRDefault="00AC55A1" w:rsidP="00851B9D">
      <w:pPr>
        <w:ind w:firstLine="709"/>
        <w:rPr>
          <w:szCs w:val="28"/>
        </w:rPr>
      </w:pPr>
    </w:p>
    <w:p w14:paraId="1AB20A5B" w14:textId="33CE4773" w:rsidR="00851B9D" w:rsidRPr="00851B9D" w:rsidRDefault="00851B9D" w:rsidP="00851B9D">
      <w:pPr>
        <w:ind w:firstLine="709"/>
        <w:jc w:val="center"/>
        <w:rPr>
          <w:szCs w:val="28"/>
        </w:rPr>
      </w:pPr>
    </w:p>
    <w:p w14:paraId="5845A491" w14:textId="77777777" w:rsidR="00851B9D" w:rsidRPr="00851B9D" w:rsidRDefault="00851B9D" w:rsidP="00851B9D">
      <w:pPr>
        <w:ind w:firstLine="709"/>
        <w:jc w:val="center"/>
        <w:rPr>
          <w:szCs w:val="28"/>
        </w:rPr>
      </w:pPr>
    </w:p>
    <w:p w14:paraId="6531D61C" w14:textId="06228506" w:rsidR="0019575F" w:rsidRDefault="0019575F" w:rsidP="0019575F">
      <w:pPr>
        <w:ind w:firstLine="709"/>
        <w:jc w:val="center"/>
        <w:rPr>
          <w:szCs w:val="28"/>
        </w:rPr>
      </w:pPr>
    </w:p>
    <w:p w14:paraId="7555DD51" w14:textId="77777777" w:rsidR="003444F3" w:rsidRPr="0019575F" w:rsidRDefault="003444F3" w:rsidP="0019575F">
      <w:pPr>
        <w:ind w:firstLine="709"/>
        <w:jc w:val="center"/>
        <w:rPr>
          <w:szCs w:val="28"/>
        </w:rPr>
      </w:pPr>
    </w:p>
    <w:p w14:paraId="65636CAE" w14:textId="5EC9C5ED" w:rsidR="009669E3" w:rsidRDefault="009669E3" w:rsidP="00D80ACA">
      <w:pPr>
        <w:pStyle w:val="2"/>
        <w:spacing w:before="360" w:after="240"/>
      </w:pPr>
      <w:bookmarkStart w:id="42" w:name="_Toc135152460"/>
      <w:r>
        <w:lastRenderedPageBreak/>
        <w:t>5.</w:t>
      </w:r>
      <w:r w:rsidR="003A74F9">
        <w:t>2</w:t>
      </w:r>
      <w:r>
        <w:t xml:space="preserve"> Руководство пользователя веб приложения</w:t>
      </w:r>
      <w:bookmarkEnd w:id="42"/>
    </w:p>
    <w:p w14:paraId="5DD1726D" w14:textId="6F57F3E7" w:rsidR="009669E3" w:rsidRDefault="009669E3" w:rsidP="009D321C">
      <w:pPr>
        <w:ind w:firstLine="709"/>
      </w:pPr>
      <w:r>
        <w:t>При запуске веб приложения пользователь переходит на страницу</w:t>
      </w:r>
      <w:r w:rsidR="001A458B" w:rsidRPr="001A458B">
        <w:t xml:space="preserve"> </w:t>
      </w:r>
      <w:r w:rsidR="001A458B" w:rsidRPr="001A458B">
        <w:t>«</w:t>
      </w:r>
      <w:r w:rsidR="001A458B">
        <w:t>Вход</w:t>
      </w:r>
      <w:r w:rsidR="001A458B" w:rsidRPr="001A458B">
        <w:t>»</w:t>
      </w:r>
      <w:r>
        <w:t xml:space="preserve"> (рис. 5.8). </w:t>
      </w:r>
    </w:p>
    <w:p w14:paraId="2B56D186" w14:textId="3860AD41" w:rsidR="009669E3" w:rsidRDefault="009669E3" w:rsidP="009669E3">
      <w:r w:rsidRPr="009669E3">
        <w:drawing>
          <wp:inline distT="0" distB="0" distL="0" distR="0" wp14:anchorId="3FC33E98" wp14:editId="204B1826">
            <wp:extent cx="5940425" cy="2976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4418" w14:textId="4142CA07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8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Вход</w:t>
      </w:r>
      <w:r w:rsidR="001A458B" w:rsidRPr="001A458B">
        <w:rPr>
          <w:sz w:val="24"/>
          <w:szCs w:val="24"/>
        </w:rPr>
        <w:t>»</w:t>
      </w:r>
      <w:r w:rsid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веб приложения</w:t>
      </w:r>
    </w:p>
    <w:p w14:paraId="3C390E29" w14:textId="6E502BA2" w:rsidR="009669E3" w:rsidRDefault="009669E3" w:rsidP="009D321C">
      <w:pPr>
        <w:ind w:firstLine="709"/>
        <w:rPr>
          <w:szCs w:val="28"/>
        </w:rPr>
      </w:pPr>
      <w:r>
        <w:rPr>
          <w:szCs w:val="28"/>
        </w:rPr>
        <w:t>На данной странице пользователь вводит имя пользователя и пароль</w:t>
      </w:r>
      <w:r w:rsidRPr="009669E3">
        <w:rPr>
          <w:szCs w:val="28"/>
        </w:rPr>
        <w:t xml:space="preserve">, </w:t>
      </w:r>
      <w:r>
        <w:rPr>
          <w:szCs w:val="28"/>
        </w:rPr>
        <w:t>после чего пользователь переходит на страницу</w:t>
      </w:r>
      <w:r w:rsidR="001A458B" w:rsidRPr="001A458B">
        <w:t xml:space="preserve"> </w:t>
      </w:r>
      <w:r w:rsidR="001A458B" w:rsidRPr="001A458B">
        <w:rPr>
          <w:szCs w:val="28"/>
        </w:rPr>
        <w:t>«</w:t>
      </w:r>
      <w:r w:rsidR="001A458B">
        <w:rPr>
          <w:szCs w:val="28"/>
        </w:rPr>
        <w:t>Все</w:t>
      </w:r>
      <w:r w:rsidR="001A458B">
        <w:rPr>
          <w:szCs w:val="28"/>
        </w:rPr>
        <w:t xml:space="preserve"> проект</w:t>
      </w:r>
      <w:r w:rsidR="001A458B">
        <w:rPr>
          <w:szCs w:val="28"/>
        </w:rPr>
        <w:t>ы</w:t>
      </w:r>
      <w:r w:rsidR="001A458B" w:rsidRPr="001A458B">
        <w:rPr>
          <w:szCs w:val="28"/>
        </w:rPr>
        <w:t>»</w:t>
      </w:r>
      <w:r>
        <w:rPr>
          <w:szCs w:val="28"/>
        </w:rPr>
        <w:t xml:space="preserve"> </w:t>
      </w:r>
      <w:r w:rsidRPr="009669E3">
        <w:rPr>
          <w:szCs w:val="28"/>
        </w:rPr>
        <w:t>(</w:t>
      </w:r>
      <w:r>
        <w:rPr>
          <w:szCs w:val="28"/>
        </w:rPr>
        <w:t>рис. 5.9</w:t>
      </w:r>
      <w:r w:rsidRPr="009669E3">
        <w:rPr>
          <w:szCs w:val="28"/>
        </w:rPr>
        <w:t>)</w:t>
      </w:r>
      <w:r>
        <w:rPr>
          <w:szCs w:val="28"/>
        </w:rPr>
        <w:t>.</w:t>
      </w:r>
    </w:p>
    <w:p w14:paraId="20AD2157" w14:textId="387DA3FA" w:rsidR="009669E3" w:rsidRDefault="009669E3" w:rsidP="009669E3">
      <w:pPr>
        <w:rPr>
          <w:szCs w:val="28"/>
        </w:rPr>
      </w:pPr>
      <w:r w:rsidRPr="009669E3">
        <w:rPr>
          <w:szCs w:val="28"/>
        </w:rPr>
        <w:drawing>
          <wp:inline distT="0" distB="0" distL="0" distR="0" wp14:anchorId="0422F113" wp14:editId="78EAD51C">
            <wp:extent cx="5940425" cy="2976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91A" w14:textId="57A1F392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9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 xml:space="preserve">страница </w:t>
      </w:r>
      <w:r w:rsidR="001A458B" w:rsidRPr="001A458B">
        <w:rPr>
          <w:sz w:val="24"/>
          <w:szCs w:val="24"/>
        </w:rPr>
        <w:t>«</w:t>
      </w:r>
      <w:r w:rsidR="001A458B">
        <w:rPr>
          <w:sz w:val="24"/>
          <w:szCs w:val="24"/>
        </w:rPr>
        <w:t>Все проекты</w:t>
      </w:r>
      <w:r w:rsidR="001A458B" w:rsidRPr="001A458B">
        <w:rPr>
          <w:sz w:val="24"/>
          <w:szCs w:val="24"/>
        </w:rPr>
        <w:t>»</w:t>
      </w:r>
      <w:r w:rsidR="001A458B" w:rsidRPr="001A458B">
        <w:rPr>
          <w:sz w:val="24"/>
          <w:szCs w:val="24"/>
        </w:rPr>
        <w:t xml:space="preserve"> </w:t>
      </w:r>
      <w:r>
        <w:rPr>
          <w:sz w:val="24"/>
          <w:szCs w:val="24"/>
        </w:rPr>
        <w:t>веб приложения</w:t>
      </w:r>
    </w:p>
    <w:p w14:paraId="47087108" w14:textId="16E544D5" w:rsidR="009669E3" w:rsidRDefault="009669E3" w:rsidP="009669E3">
      <w:pPr>
        <w:ind w:firstLine="708"/>
        <w:rPr>
          <w:szCs w:val="28"/>
        </w:rPr>
      </w:pPr>
      <w:r>
        <w:rPr>
          <w:szCs w:val="28"/>
        </w:rPr>
        <w:t>На данной странице пользователь может выполнить три действия</w:t>
      </w:r>
      <w:r w:rsidRPr="009669E3">
        <w:rPr>
          <w:szCs w:val="28"/>
        </w:rPr>
        <w:t xml:space="preserve">: </w:t>
      </w:r>
      <w:r>
        <w:rPr>
          <w:szCs w:val="28"/>
        </w:rPr>
        <w:t>продлить дату проекта</w:t>
      </w:r>
      <w:r w:rsidRPr="009669E3">
        <w:rPr>
          <w:szCs w:val="28"/>
        </w:rPr>
        <w:t xml:space="preserve">, </w:t>
      </w:r>
      <w:r>
        <w:rPr>
          <w:szCs w:val="28"/>
        </w:rPr>
        <w:t xml:space="preserve">завершить проект или удалить проект. Для выполнения данных действий пользователю необходимо совершить долгое </w:t>
      </w:r>
      <w:r>
        <w:rPr>
          <w:szCs w:val="28"/>
        </w:rPr>
        <w:lastRenderedPageBreak/>
        <w:t>нажатие на проект</w:t>
      </w:r>
      <w:r w:rsidRPr="009669E3">
        <w:rPr>
          <w:szCs w:val="28"/>
        </w:rPr>
        <w:t xml:space="preserve">, </w:t>
      </w:r>
      <w:r>
        <w:rPr>
          <w:szCs w:val="28"/>
        </w:rPr>
        <w:t>надо которым он хочет совершить действие. После этого появится контекстное меню</w:t>
      </w:r>
      <w:r>
        <w:rPr>
          <w:szCs w:val="28"/>
          <w:lang w:val="en-US"/>
        </w:rPr>
        <w:t xml:space="preserve"> </w:t>
      </w:r>
      <w:r>
        <w:rPr>
          <w:szCs w:val="28"/>
        </w:rPr>
        <w:t>со списком действий</w:t>
      </w:r>
      <w:r>
        <w:rPr>
          <w:szCs w:val="28"/>
          <w:lang w:val="en-US"/>
        </w:rPr>
        <w:t xml:space="preserve"> (</w:t>
      </w:r>
      <w:r>
        <w:rPr>
          <w:szCs w:val="28"/>
        </w:rPr>
        <w:t>рис. 5.10</w:t>
      </w:r>
      <w:r>
        <w:rPr>
          <w:szCs w:val="28"/>
          <w:lang w:val="en-US"/>
        </w:rPr>
        <w:t>)</w:t>
      </w:r>
      <w:r>
        <w:rPr>
          <w:szCs w:val="28"/>
        </w:rPr>
        <w:t>.</w:t>
      </w:r>
    </w:p>
    <w:p w14:paraId="748E65BC" w14:textId="62A72E4C" w:rsidR="009669E3" w:rsidRDefault="009669E3" w:rsidP="009669E3">
      <w:pPr>
        <w:jc w:val="center"/>
        <w:rPr>
          <w:szCs w:val="28"/>
        </w:rPr>
      </w:pPr>
      <w:r w:rsidRPr="009669E3">
        <w:rPr>
          <w:szCs w:val="28"/>
        </w:rPr>
        <w:drawing>
          <wp:inline distT="0" distB="0" distL="0" distR="0" wp14:anchorId="73AF1F57" wp14:editId="2F80E59C">
            <wp:extent cx="5940425" cy="29451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E90" w14:textId="5CA31813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9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контекстное меню со списком действий</w:t>
      </w:r>
    </w:p>
    <w:p w14:paraId="77DF6CFC" w14:textId="7329E0E6" w:rsidR="009669E3" w:rsidRPr="003A74F9" w:rsidRDefault="009669E3" w:rsidP="009D321C">
      <w:pPr>
        <w:ind w:firstLine="709"/>
        <w:rPr>
          <w:szCs w:val="28"/>
        </w:rPr>
      </w:pP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Продлить дату проекта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>открывается календарь для выбора новой даты завершения проекта (рис.5.11).</w:t>
      </w:r>
    </w:p>
    <w:p w14:paraId="29FC3BD6" w14:textId="5DF66C5C" w:rsidR="009669E3" w:rsidRDefault="009669E3" w:rsidP="009669E3">
      <w:pPr>
        <w:rPr>
          <w:sz w:val="24"/>
          <w:szCs w:val="24"/>
        </w:rPr>
      </w:pPr>
      <w:r w:rsidRPr="009669E3">
        <w:rPr>
          <w:sz w:val="24"/>
          <w:szCs w:val="24"/>
        </w:rPr>
        <w:drawing>
          <wp:inline distT="0" distB="0" distL="0" distR="0" wp14:anchorId="03F820B3" wp14:editId="09BFB990">
            <wp:extent cx="5940425" cy="29514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86D" w14:textId="7F8402A4" w:rsidR="009669E3" w:rsidRDefault="009669E3" w:rsidP="009669E3">
      <w:pPr>
        <w:jc w:val="center"/>
        <w:rPr>
          <w:sz w:val="24"/>
          <w:szCs w:val="24"/>
        </w:rPr>
      </w:pPr>
      <w:r w:rsidRPr="003F5778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3F5778">
        <w:rPr>
          <w:sz w:val="24"/>
          <w:szCs w:val="24"/>
        </w:rPr>
        <w:t>.</w:t>
      </w:r>
      <w:r>
        <w:rPr>
          <w:sz w:val="24"/>
          <w:szCs w:val="24"/>
        </w:rPr>
        <w:t xml:space="preserve">11 </w:t>
      </w:r>
      <w:r w:rsidRPr="003F5778">
        <w:rPr>
          <w:sz w:val="24"/>
          <w:szCs w:val="24"/>
        </w:rPr>
        <w:t xml:space="preserve">– </w:t>
      </w:r>
      <w:r>
        <w:rPr>
          <w:sz w:val="24"/>
          <w:szCs w:val="24"/>
        </w:rPr>
        <w:t>календарь для выбора новой даты проек</w:t>
      </w:r>
      <w:r w:rsidR="003A74F9">
        <w:rPr>
          <w:sz w:val="24"/>
          <w:szCs w:val="24"/>
        </w:rPr>
        <w:t>та</w:t>
      </w:r>
    </w:p>
    <w:p w14:paraId="42A7FE9D" w14:textId="4A2C3525" w:rsidR="009669E3" w:rsidRPr="009669E3" w:rsidRDefault="003A74F9" w:rsidP="003A74F9">
      <w:pPr>
        <w:rPr>
          <w:szCs w:val="28"/>
        </w:rPr>
      </w:pPr>
      <w:r>
        <w:rPr>
          <w:sz w:val="24"/>
          <w:szCs w:val="24"/>
        </w:rPr>
        <w:tab/>
      </w:r>
      <w:r w:rsidRPr="003A74F9">
        <w:rPr>
          <w:szCs w:val="28"/>
        </w:rPr>
        <w:t xml:space="preserve">При нажатии на элемент меню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Удалить проект</w:t>
      </w:r>
      <w:r w:rsidR="001A458B" w:rsidRPr="001A458B">
        <w:rPr>
          <w:szCs w:val="28"/>
        </w:rPr>
        <w:t>»</w:t>
      </w:r>
      <w:r w:rsidR="001A458B">
        <w:rPr>
          <w:szCs w:val="28"/>
        </w:rPr>
        <w:t xml:space="preserve"> </w:t>
      </w:r>
      <w:r w:rsidRPr="003A74F9">
        <w:rPr>
          <w:szCs w:val="28"/>
        </w:rPr>
        <w:t xml:space="preserve">будет выполнен запрос к серверу и проект будет удален. После нажатия на кнопку </w:t>
      </w:r>
      <w:r w:rsidR="001A458B" w:rsidRPr="001A458B">
        <w:rPr>
          <w:szCs w:val="28"/>
        </w:rPr>
        <w:t>«</w:t>
      </w:r>
      <w:r w:rsidR="001A458B" w:rsidRPr="003A74F9">
        <w:rPr>
          <w:szCs w:val="28"/>
        </w:rPr>
        <w:t>Завершить проект</w:t>
      </w:r>
      <w:r w:rsidR="001A458B" w:rsidRPr="001A458B">
        <w:rPr>
          <w:szCs w:val="28"/>
        </w:rPr>
        <w:t>»</w:t>
      </w:r>
      <w:r w:rsidRPr="003A74F9">
        <w:rPr>
          <w:szCs w:val="28"/>
        </w:rPr>
        <w:t xml:space="preserve">, будет проведена проверка, все ли задачи проекта выполнены, и в случае, если все задачи проекта выполнены значение поля </w:t>
      </w:r>
      <w:r w:rsidRPr="003A74F9">
        <w:rPr>
          <w:szCs w:val="28"/>
          <w:lang w:val="en-US"/>
        </w:rPr>
        <w:t>isDone</w:t>
      </w:r>
      <w:r w:rsidRPr="003A74F9">
        <w:rPr>
          <w:szCs w:val="28"/>
        </w:rPr>
        <w:t xml:space="preserve"> данного </w:t>
      </w:r>
      <w:r w:rsidRPr="003A74F9">
        <w:rPr>
          <w:szCs w:val="28"/>
        </w:rPr>
        <w:lastRenderedPageBreak/>
        <w:t>проекта будет установлено в 1 и проект будет перемещен в раздел Выполненные задачи (рис. 5.12).</w:t>
      </w:r>
    </w:p>
    <w:p w14:paraId="6C9BD0C1" w14:textId="725BD109" w:rsidR="009669E3" w:rsidRDefault="003A74F9" w:rsidP="003A74F9">
      <w:pPr>
        <w:jc w:val="center"/>
        <w:rPr>
          <w:szCs w:val="28"/>
        </w:rPr>
      </w:pPr>
      <w:r w:rsidRPr="003A74F9">
        <w:rPr>
          <w:szCs w:val="28"/>
        </w:rPr>
        <w:drawing>
          <wp:inline distT="0" distB="0" distL="0" distR="0" wp14:anchorId="7C4E5A4B" wp14:editId="2E63B605">
            <wp:extent cx="5940425" cy="29514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3769" w14:textId="4ED63B32" w:rsidR="003A74F9" w:rsidRDefault="003A74F9" w:rsidP="003A74F9">
      <w:pPr>
        <w:jc w:val="center"/>
        <w:rPr>
          <w:szCs w:val="28"/>
        </w:rPr>
      </w:pPr>
      <w:r>
        <w:rPr>
          <w:szCs w:val="28"/>
        </w:rPr>
        <w:t>Рисунок 5.12 – раздел выполненные задачи</w:t>
      </w:r>
    </w:p>
    <w:p w14:paraId="0BA9D4B8" w14:textId="7E57657A" w:rsidR="003A74F9" w:rsidRDefault="003A74F9" w:rsidP="003A74F9">
      <w:pPr>
        <w:ind w:firstLine="709"/>
        <w:rPr>
          <w:szCs w:val="28"/>
        </w:rPr>
      </w:pPr>
      <w:r>
        <w:rPr>
          <w:szCs w:val="28"/>
        </w:rPr>
        <w:t>При нажатии на проект будет открыта страница выбранного проекта (рис. 5.13).</w:t>
      </w:r>
    </w:p>
    <w:p w14:paraId="79DCE8F6" w14:textId="7F549643" w:rsidR="003A74F9" w:rsidRDefault="003A74F9" w:rsidP="003A74F9">
      <w:pPr>
        <w:jc w:val="center"/>
        <w:rPr>
          <w:szCs w:val="28"/>
        </w:rPr>
      </w:pPr>
      <w:r w:rsidRPr="003A74F9">
        <w:rPr>
          <w:szCs w:val="28"/>
        </w:rPr>
        <w:drawing>
          <wp:inline distT="0" distB="0" distL="0" distR="0" wp14:anchorId="13707D31" wp14:editId="1B008BAA">
            <wp:extent cx="5940425" cy="29419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92BB" w14:textId="3F06D13F" w:rsidR="003A74F9" w:rsidRDefault="003A74F9" w:rsidP="003A74F9">
      <w:pPr>
        <w:jc w:val="center"/>
        <w:rPr>
          <w:szCs w:val="28"/>
        </w:rPr>
      </w:pPr>
      <w:r>
        <w:rPr>
          <w:szCs w:val="28"/>
        </w:rPr>
        <w:t>Рисунок 5.13 – страница проекта</w:t>
      </w:r>
    </w:p>
    <w:p w14:paraId="03964584" w14:textId="43EA4E8C" w:rsidR="003A74F9" w:rsidRPr="003A74F9" w:rsidRDefault="003A74F9" w:rsidP="003A74F9">
      <w:pPr>
        <w:rPr>
          <w:szCs w:val="28"/>
        </w:rPr>
      </w:pPr>
      <w:r>
        <w:rPr>
          <w:szCs w:val="28"/>
        </w:rPr>
        <w:tab/>
        <w:t>На данной странице пользователь может просмотреть задачи и подзадачи проекта</w:t>
      </w:r>
      <w:r w:rsidRPr="003A74F9">
        <w:rPr>
          <w:szCs w:val="28"/>
        </w:rPr>
        <w:t xml:space="preserve">, </w:t>
      </w:r>
      <w:r>
        <w:rPr>
          <w:szCs w:val="28"/>
        </w:rPr>
        <w:t>а также удалить задачу</w:t>
      </w:r>
      <w:r w:rsidRPr="003A74F9">
        <w:rPr>
          <w:szCs w:val="28"/>
        </w:rPr>
        <w:t xml:space="preserve">, </w:t>
      </w:r>
      <w:r>
        <w:rPr>
          <w:szCs w:val="28"/>
        </w:rPr>
        <w:t>подзадачу или исключить пользователя из проекта. Для совершения данных действий необходимо нажать на соответствующую кнопку</w:t>
      </w:r>
      <w:r w:rsidRPr="003A74F9">
        <w:rPr>
          <w:szCs w:val="28"/>
        </w:rPr>
        <w:t xml:space="preserve">, </w:t>
      </w:r>
      <w:r>
        <w:rPr>
          <w:szCs w:val="28"/>
        </w:rPr>
        <w:t xml:space="preserve">расположенную напротив названия задачи или имени пользователя. </w:t>
      </w:r>
    </w:p>
    <w:p w14:paraId="47CBF660" w14:textId="77777777" w:rsidR="0032252D" w:rsidRDefault="0032252D" w:rsidP="00EF473F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43" w:name="_Toc134794388"/>
      <w:bookmarkStart w:id="44" w:name="_Toc13515246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ЗАКЛЮЧЕНИЕ</w:t>
      </w:r>
      <w:bookmarkEnd w:id="43"/>
      <w:bookmarkEnd w:id="44"/>
    </w:p>
    <w:p w14:paraId="76B7ACB2" w14:textId="5A240AA0" w:rsidR="0032252D" w:rsidRDefault="0032252D" w:rsidP="0032252D">
      <w:pPr>
        <w:spacing w:after="0" w:line="240" w:lineRule="auto"/>
        <w:ind w:firstLine="709"/>
      </w:pPr>
      <w:r>
        <w:rPr>
          <w:highlight w:val="white"/>
        </w:rPr>
        <w:t xml:space="preserve">Целью курсового проекта была </w:t>
      </w:r>
      <w:r>
        <w:t>разработка мобильного приложения</w:t>
      </w:r>
      <w:r w:rsidRPr="0032252D">
        <w:t xml:space="preserve">, </w:t>
      </w:r>
      <w:r>
        <w:t>предоставляющего следующие задачи</w:t>
      </w:r>
      <w:r w:rsidRPr="0032252D">
        <w:t xml:space="preserve">: </w:t>
      </w:r>
      <w:r>
        <w:t xml:space="preserve"> </w:t>
      </w:r>
    </w:p>
    <w:p w14:paraId="281D8356" w14:textId="565693F0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регистрация</w:t>
      </w:r>
      <w:r>
        <w:rPr>
          <w:sz w:val="28"/>
          <w:szCs w:val="20"/>
          <w:lang w:val="en-US"/>
        </w:rPr>
        <w:t>/</w:t>
      </w: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;</w:t>
      </w:r>
    </w:p>
    <w:p w14:paraId="4EB2E13D" w14:textId="52764E21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проекта</w:t>
      </w:r>
      <w:r>
        <w:rPr>
          <w:sz w:val="28"/>
          <w:szCs w:val="20"/>
          <w:lang w:val="en-US"/>
        </w:rPr>
        <w:t>;</w:t>
      </w:r>
    </w:p>
    <w:p w14:paraId="26BD446C" w14:textId="1FA03011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подзадач проекта</w:t>
      </w:r>
      <w:r>
        <w:rPr>
          <w:sz w:val="28"/>
          <w:szCs w:val="20"/>
          <w:lang w:val="en-US"/>
        </w:rPr>
        <w:t>;</w:t>
      </w:r>
    </w:p>
    <w:p w14:paraId="585FFD8C" w14:textId="5F60BB1D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Добавление участников в проект</w:t>
      </w:r>
      <w:r>
        <w:rPr>
          <w:sz w:val="28"/>
          <w:szCs w:val="20"/>
          <w:lang w:val="en-US"/>
        </w:rPr>
        <w:t>;</w:t>
      </w:r>
    </w:p>
    <w:p w14:paraId="65C53995" w14:textId="1CF7378E" w:rsid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прогресса выполнения проекта</w:t>
      </w:r>
      <w:r>
        <w:rPr>
          <w:sz w:val="28"/>
          <w:szCs w:val="20"/>
          <w:lang w:val="en-US"/>
        </w:rPr>
        <w:t>;</w:t>
      </w:r>
    </w:p>
    <w:p w14:paraId="7CC26777" w14:textId="425952BA" w:rsidR="0032252D" w:rsidRPr="0032252D" w:rsidRDefault="0032252D" w:rsidP="0032252D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участников из проекта</w:t>
      </w:r>
      <w:r>
        <w:rPr>
          <w:sz w:val="28"/>
          <w:szCs w:val="20"/>
          <w:lang w:val="en-US"/>
        </w:rPr>
        <w:t>.</w:t>
      </w:r>
    </w:p>
    <w:p w14:paraId="490829A8" w14:textId="2C884C66" w:rsidR="0032252D" w:rsidRPr="0032252D" w:rsidRDefault="0032252D" w:rsidP="0032252D">
      <w:pPr>
        <w:spacing w:after="0" w:line="240" w:lineRule="auto"/>
        <w:ind w:firstLine="709"/>
        <w:rPr>
          <w:highlight w:val="white"/>
        </w:rPr>
      </w:pPr>
      <w:r>
        <w:t>Также необходимо было разработать веб приложение</w:t>
      </w:r>
      <w:r w:rsidRPr="0032252D">
        <w:t xml:space="preserve">, </w:t>
      </w:r>
      <w:r>
        <w:t>сервер</w:t>
      </w:r>
      <w:r w:rsidRPr="0032252D">
        <w:t>,</w:t>
      </w:r>
      <w:r>
        <w:t xml:space="preserve"> локальную и глобальную базы данных.</w:t>
      </w:r>
    </w:p>
    <w:p w14:paraId="5932DB63" w14:textId="2F6AF7BE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ходе выполнения поставленных задач были разработаны макеты мобильного и веб приложений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созданы диаграммы вариантов действий.</w:t>
      </w:r>
    </w:p>
    <w:p w14:paraId="0F173823" w14:textId="58E3B6BD" w:rsidR="0032252D" w:rsidRP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При проектировании баз данных были разработаны необходимые таблицы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выбраны первичные и вторичные ключи для каждой из таблиц</w:t>
      </w:r>
      <w:r w:rsidRPr="0032252D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 xml:space="preserve">использована технология </w:t>
      </w:r>
      <w:r>
        <w:rPr>
          <w:rFonts w:eastAsia="Times New Roman" w:cs="Times New Roman"/>
          <w:color w:val="000000"/>
          <w:szCs w:val="28"/>
          <w:lang w:val="en-US"/>
        </w:rPr>
        <w:t>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Delete</w:t>
      </w:r>
      <w:r>
        <w:rPr>
          <w:rFonts w:eastAsia="Times New Roman" w:cs="Times New Roman"/>
          <w:color w:val="000000"/>
          <w:szCs w:val="28"/>
        </w:rPr>
        <w:t xml:space="preserve">. </w:t>
      </w:r>
    </w:p>
    <w:p w14:paraId="4C8CC59D" w14:textId="27BB38A0" w:rsidR="0032252D" w:rsidRDefault="0032252D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После завершения этапа проектирования были выбраны т</w:t>
      </w:r>
      <w:r w:rsidR="00F95460">
        <w:rPr>
          <w:rFonts w:eastAsia="Times New Roman" w:cs="Times New Roman"/>
          <w:color w:val="000000"/>
          <w:szCs w:val="28"/>
        </w:rPr>
        <w:t>ехнические</w:t>
      </w:r>
      <w:r>
        <w:rPr>
          <w:rFonts w:eastAsia="Times New Roman" w:cs="Times New Roman"/>
          <w:color w:val="000000"/>
          <w:szCs w:val="28"/>
        </w:rPr>
        <w:t xml:space="preserve"> для реализации поставленных задач. Для разработки глобальной базы данных была выбрана СУБД </w:t>
      </w:r>
      <w:r>
        <w:rPr>
          <w:rFonts w:eastAsia="Times New Roman" w:cs="Times New Roman"/>
          <w:color w:val="000000"/>
          <w:szCs w:val="28"/>
          <w:lang w:val="en-US"/>
        </w:rPr>
        <w:t>Microsoft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SQL</w:t>
      </w:r>
      <w:r w:rsidRPr="0032252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val="en-US"/>
        </w:rPr>
        <w:t>Server</w:t>
      </w:r>
      <w:r w:rsidRPr="0032252D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В качестве средств разработки использовались </w:t>
      </w:r>
      <w:r w:rsidR="00F95460">
        <w:rPr>
          <w:rFonts w:eastAsia="Times New Roman" w:cs="Times New Roman"/>
          <w:color w:val="000000"/>
          <w:szCs w:val="28"/>
          <w:lang w:val="en-US"/>
        </w:rPr>
        <w:t>Android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Visual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Studio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  <w:lang w:val="en-US"/>
        </w:rPr>
        <w:t>Code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. </w:t>
      </w:r>
      <w:r w:rsidR="00F95460">
        <w:rPr>
          <w:rFonts w:eastAsia="Times New Roman" w:cs="Times New Roman"/>
          <w:color w:val="000000"/>
          <w:szCs w:val="28"/>
        </w:rPr>
        <w:t xml:space="preserve">Для написания реализации использовались языки программирования </w:t>
      </w:r>
      <w:r w:rsidR="00F95460">
        <w:rPr>
          <w:rFonts w:eastAsia="Times New Roman" w:cs="Times New Roman"/>
          <w:color w:val="000000"/>
          <w:szCs w:val="28"/>
          <w:lang w:val="en-US"/>
        </w:rPr>
        <w:t>Dart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Flutter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и </w:t>
      </w:r>
      <w:r w:rsidR="00F95460">
        <w:rPr>
          <w:rFonts w:eastAsia="Times New Roman" w:cs="Times New Roman"/>
          <w:color w:val="000000"/>
          <w:szCs w:val="28"/>
          <w:lang w:val="en-US"/>
        </w:rPr>
        <w:t>Node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  <w:r w:rsidR="00F95460">
        <w:rPr>
          <w:rFonts w:eastAsia="Times New Roman" w:cs="Times New Roman"/>
          <w:color w:val="000000"/>
          <w:szCs w:val="28"/>
          <w:lang w:val="en-US"/>
        </w:rPr>
        <w:t>js</w:t>
      </w:r>
      <w:r w:rsidR="00F95460" w:rsidRPr="00F95460">
        <w:rPr>
          <w:rFonts w:eastAsia="Times New Roman" w:cs="Times New Roman"/>
          <w:color w:val="000000"/>
          <w:szCs w:val="28"/>
        </w:rPr>
        <w:t xml:space="preserve"> </w:t>
      </w:r>
      <w:r w:rsidR="00F95460">
        <w:rPr>
          <w:rFonts w:eastAsia="Times New Roman" w:cs="Times New Roman"/>
          <w:color w:val="000000"/>
          <w:szCs w:val="28"/>
        </w:rPr>
        <w:t xml:space="preserve">в совокупности с фреймворком </w:t>
      </w:r>
      <w:r w:rsidR="00F95460">
        <w:rPr>
          <w:rFonts w:eastAsia="Times New Roman" w:cs="Times New Roman"/>
          <w:color w:val="000000"/>
          <w:szCs w:val="28"/>
          <w:lang w:val="en-US"/>
        </w:rPr>
        <w:t>Express</w:t>
      </w:r>
      <w:r w:rsidR="00F95460" w:rsidRPr="00F95460">
        <w:rPr>
          <w:rFonts w:eastAsia="Times New Roman" w:cs="Times New Roman"/>
          <w:color w:val="000000"/>
          <w:szCs w:val="28"/>
        </w:rPr>
        <w:t>.</w:t>
      </w:r>
    </w:p>
    <w:p w14:paraId="54782A2A" w14:textId="718F5879" w:rsid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Для обеспечения безопасности личных данных пользователя используется шифрования с помощью библиотеки </w:t>
      </w: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F95460">
        <w:rPr>
          <w:rFonts w:eastAsia="Times New Roman" w:cs="Times New Roman"/>
          <w:color w:val="000000"/>
          <w:szCs w:val="28"/>
        </w:rPr>
        <w:t>/</w:t>
      </w:r>
    </w:p>
    <w:p w14:paraId="23421C09" w14:textId="4D8A3BDC" w:rsidR="00F95460" w:rsidRPr="00F95460" w:rsidRDefault="00F95460" w:rsidP="003225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</w:pPr>
      <w:r>
        <w:rPr>
          <w:rFonts w:eastAsia="Times New Roman" w:cs="Times New Roman"/>
          <w:color w:val="000000"/>
          <w:szCs w:val="28"/>
        </w:rPr>
        <w:t>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кроме вышеперечисленных функций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также обладает возможностью синхронизации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которая обеспечивает возможность использования приложения без доступа к сети интернет.</w:t>
      </w:r>
    </w:p>
    <w:p w14:paraId="58462004" w14:textId="77777777" w:rsidR="00F95460" w:rsidRDefault="00F95460" w:rsidP="00F954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результате выполнения задач было разработано мобильное приложение</w:t>
      </w:r>
      <w:r w:rsidRPr="00F95460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обеспечивающее следующие функции</w:t>
      </w:r>
      <w:r w:rsidRPr="00F95460">
        <w:rPr>
          <w:rFonts w:eastAsia="Times New Roman" w:cs="Times New Roman"/>
          <w:color w:val="000000"/>
          <w:szCs w:val="28"/>
        </w:rPr>
        <w:t xml:space="preserve">: </w:t>
      </w:r>
    </w:p>
    <w:p w14:paraId="154722E1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регистрация</w:t>
      </w:r>
      <w:r>
        <w:rPr>
          <w:sz w:val="28"/>
          <w:szCs w:val="20"/>
          <w:lang w:val="en-US"/>
        </w:rPr>
        <w:t>/</w:t>
      </w: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;</w:t>
      </w:r>
    </w:p>
    <w:p w14:paraId="6511DB04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проекта</w:t>
      </w:r>
      <w:r>
        <w:rPr>
          <w:sz w:val="28"/>
          <w:szCs w:val="20"/>
          <w:lang w:val="en-US"/>
        </w:rPr>
        <w:t>;</w:t>
      </w:r>
    </w:p>
    <w:p w14:paraId="790C1B04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Создание подзадач проекта</w:t>
      </w:r>
      <w:r>
        <w:rPr>
          <w:sz w:val="28"/>
          <w:szCs w:val="20"/>
          <w:lang w:val="en-US"/>
        </w:rPr>
        <w:t>;</w:t>
      </w:r>
    </w:p>
    <w:p w14:paraId="60755E3D" w14:textId="77777777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Добавление участников в проект</w:t>
      </w:r>
      <w:r>
        <w:rPr>
          <w:sz w:val="28"/>
          <w:szCs w:val="20"/>
          <w:lang w:val="en-US"/>
        </w:rPr>
        <w:t>;</w:t>
      </w:r>
    </w:p>
    <w:p w14:paraId="11AD38AF" w14:textId="7EC4942A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прогресса выполнения проекта.</w:t>
      </w:r>
    </w:p>
    <w:p w14:paraId="3D6441FA" w14:textId="461B742A" w:rsidR="00F95460" w:rsidRPr="00F95460" w:rsidRDefault="00F95460" w:rsidP="00F95460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Также было разработано веб приложение</w:t>
      </w:r>
      <w:r w:rsidRPr="00F95460">
        <w:rPr>
          <w:sz w:val="28"/>
          <w:szCs w:val="20"/>
        </w:rPr>
        <w:t xml:space="preserve">, </w:t>
      </w:r>
      <w:r>
        <w:rPr>
          <w:sz w:val="28"/>
          <w:szCs w:val="20"/>
        </w:rPr>
        <w:t>обладающее следующим функционалом</w:t>
      </w:r>
      <w:r w:rsidRPr="00F95460">
        <w:rPr>
          <w:sz w:val="28"/>
          <w:szCs w:val="20"/>
        </w:rPr>
        <w:t>:</w:t>
      </w:r>
    </w:p>
    <w:p w14:paraId="09157CF1" w14:textId="1BAF1EB6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Просмотр статистики проекта</w:t>
      </w:r>
      <w:r>
        <w:rPr>
          <w:sz w:val="28"/>
          <w:szCs w:val="20"/>
          <w:lang w:val="en-US"/>
        </w:rPr>
        <w:t>;</w:t>
      </w:r>
    </w:p>
    <w:p w14:paraId="1866D397" w14:textId="04CB830B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Завершение проекта</w:t>
      </w:r>
      <w:r>
        <w:rPr>
          <w:sz w:val="28"/>
          <w:szCs w:val="20"/>
          <w:lang w:val="en-US"/>
        </w:rPr>
        <w:t>;</w:t>
      </w:r>
    </w:p>
    <w:p w14:paraId="3BCFF783" w14:textId="0B968A94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Изменение даты завершения проекта</w:t>
      </w:r>
      <w:r>
        <w:rPr>
          <w:sz w:val="28"/>
          <w:szCs w:val="20"/>
          <w:lang w:val="en-US"/>
        </w:rPr>
        <w:t>;</w:t>
      </w:r>
    </w:p>
    <w:p w14:paraId="34572426" w14:textId="0A3BEE81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проекта</w:t>
      </w:r>
      <w:r>
        <w:rPr>
          <w:sz w:val="28"/>
          <w:szCs w:val="20"/>
          <w:lang w:val="en-US"/>
        </w:rPr>
        <w:t>;</w:t>
      </w:r>
    </w:p>
    <w:p w14:paraId="0E128B31" w14:textId="0ECE58B5" w:rsidR="00F95460" w:rsidRP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задачи проекта</w:t>
      </w:r>
      <w:r>
        <w:rPr>
          <w:sz w:val="28"/>
          <w:szCs w:val="20"/>
          <w:lang w:val="en-US"/>
        </w:rPr>
        <w:t>;</w:t>
      </w:r>
    </w:p>
    <w:p w14:paraId="1D2DD08D" w14:textId="1B6C73A2" w:rsidR="00F95460" w:rsidRP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Удаление подзадачи проекта</w:t>
      </w:r>
      <w:r>
        <w:rPr>
          <w:sz w:val="28"/>
          <w:szCs w:val="20"/>
          <w:lang w:val="en-US"/>
        </w:rPr>
        <w:t>;</w:t>
      </w:r>
    </w:p>
    <w:p w14:paraId="2A9CCC6B" w14:textId="04CE126B" w:rsidR="00F95460" w:rsidRDefault="00F95460" w:rsidP="00F95460">
      <w:pPr>
        <w:pStyle w:val="Default"/>
        <w:numPr>
          <w:ilvl w:val="0"/>
          <w:numId w:val="2"/>
        </w:numPr>
        <w:rPr>
          <w:sz w:val="28"/>
          <w:szCs w:val="20"/>
        </w:rPr>
      </w:pPr>
      <w:r>
        <w:rPr>
          <w:sz w:val="28"/>
          <w:szCs w:val="20"/>
        </w:rPr>
        <w:t>Исключение участника из проекта.</w:t>
      </w:r>
    </w:p>
    <w:p w14:paraId="6FE37372" w14:textId="28AEE2ED" w:rsidR="009669E3" w:rsidRDefault="009D321C" w:rsidP="00F954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b/>
          <w:color w:val="00000A"/>
          <w:szCs w:val="28"/>
        </w:rPr>
      </w:pPr>
      <w:r>
        <w:rPr>
          <w:rFonts w:eastAsia="Times New Roman" w:cs="Times New Roman"/>
          <w:b/>
          <w:color w:val="00000A"/>
          <w:szCs w:val="28"/>
        </w:rPr>
        <w:lastRenderedPageBreak/>
        <w:t>Список использованных источников</w:t>
      </w:r>
    </w:p>
    <w:p w14:paraId="31D4DD20" w14:textId="115ED61A" w:rsidR="009D321C" w:rsidRPr="009D321C" w:rsidRDefault="009D321C" w:rsidP="009D321C">
      <w:pPr>
        <w:pStyle w:val="ae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t xml:space="preserve">Интеграция с базами данных </w:t>
      </w:r>
      <w:r w:rsidRPr="009D321C">
        <w:rPr>
          <w:rFonts w:eastAsia="Times New Roman" w:cs="Times New Roman"/>
          <w:color w:val="000000"/>
          <w:szCs w:val="28"/>
        </w:rPr>
        <w:t>[Электронный ресурс]. /</w:t>
      </w:r>
      <w:r w:rsidRPr="009D321C">
        <w:t xml:space="preserve"> </w:t>
      </w:r>
      <w:hyperlink r:id="rId52" w:history="1">
        <w:r w:rsidRPr="004826E1">
          <w:rPr>
            <w:rStyle w:val="ad"/>
            <w:rFonts w:eastAsia="Times New Roman" w:cs="Times New Roman"/>
            <w:szCs w:val="28"/>
          </w:rPr>
          <w:t>https://tediousjs.github.io/tedious/index.html</w:t>
        </w:r>
      </w:hyperlink>
      <w:r w:rsidRPr="009D321C">
        <w:rPr>
          <w:rFonts w:eastAsia="Times New Roman" w:cs="Times New Roman"/>
          <w:color w:val="000000"/>
          <w:szCs w:val="28"/>
        </w:rPr>
        <w:t xml:space="preserve"> </w:t>
      </w:r>
      <w:r w:rsidRPr="009D321C">
        <w:rPr>
          <w:rFonts w:eastAsia="Times New Roman" w:cs="Times New Roman"/>
          <w:color w:val="000000"/>
          <w:szCs w:val="28"/>
        </w:rPr>
        <w:t xml:space="preserve">– Режим доступа: </w:t>
      </w:r>
      <w:hyperlink r:id="rId53" w:history="1">
        <w:r w:rsidRPr="004826E1">
          <w:rPr>
            <w:rStyle w:val="ad"/>
          </w:rPr>
          <w:t>https://tediousjs.github.io/tedious/api-connection.html</w:t>
        </w:r>
      </w:hyperlink>
    </w:p>
    <w:p w14:paraId="1FE07CB2" w14:textId="78AFF18C" w:rsidR="009D321C" w:rsidRPr="00497F0D" w:rsidRDefault="009D321C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h</w:t>
      </w:r>
      <w:r w:rsidRPr="00497F0D">
        <w:rPr>
          <w:rFonts w:eastAsia="Times New Roman" w:cs="Times New Roman"/>
          <w:color w:val="000000"/>
          <w:szCs w:val="28"/>
          <w:lang w:val="en-US"/>
        </w:rPr>
        <w:t>ttp</w:t>
      </w:r>
      <w:r w:rsidRPr="00497F0D">
        <w:rPr>
          <w:rFonts w:eastAsia="Times New Roman" w:cs="Times New Roman"/>
          <w:color w:val="000000"/>
          <w:szCs w:val="28"/>
        </w:rPr>
        <w:t xml:space="preserve">. </w:t>
      </w:r>
      <w:r w:rsidRPr="00497F0D">
        <w:rPr>
          <w:lang w:val="en-US"/>
        </w:rPr>
        <w:t>Flutter</w:t>
      </w:r>
      <w:r w:rsidRPr="00497F0D">
        <w:t xml:space="preserve"> </w:t>
      </w:r>
      <w:r w:rsidRPr="00497F0D">
        <w:rPr>
          <w:lang w:val="en-US"/>
        </w:rPr>
        <w:t>Package</w:t>
      </w:r>
      <w:r w:rsidRPr="00497F0D">
        <w:t xml:space="preserve"> </w:t>
      </w:r>
      <w:r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rPr>
          <w:rFonts w:eastAsia="Times New Roman" w:cs="Times New Roman"/>
          <w:color w:val="000000"/>
          <w:szCs w:val="28"/>
        </w:rPr>
        <w:t xml:space="preserve">. – Режим доступа: </w:t>
      </w:r>
      <w:r w:rsidRPr="00497F0D">
        <w:rPr>
          <w:lang w:val="en-US"/>
        </w:rPr>
        <w:t>https</w:t>
      </w:r>
      <w:r w:rsidRPr="00497F0D">
        <w:t>://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t>/</w:t>
      </w:r>
      <w:r w:rsidRPr="00497F0D">
        <w:rPr>
          <w:lang w:val="en-US"/>
        </w:rPr>
        <w:t>http</w:t>
      </w:r>
      <w:r w:rsidRPr="00497F0D">
        <w:t xml:space="preserve"> </w:t>
      </w:r>
    </w:p>
    <w:p w14:paraId="2F9F5743" w14:textId="71946292" w:rsidR="009D321C" w:rsidRPr="00497F0D" w:rsidRDefault="009D321C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crypto</w:t>
      </w:r>
      <w:r w:rsidRPr="00497F0D">
        <w:rPr>
          <w:rFonts w:eastAsia="Times New Roman" w:cs="Times New Roman"/>
          <w:color w:val="000000"/>
          <w:szCs w:val="28"/>
        </w:rPr>
        <w:t xml:space="preserve">. </w:t>
      </w:r>
      <w:r w:rsidRPr="00497F0D">
        <w:rPr>
          <w:lang w:val="en-US"/>
        </w:rPr>
        <w:t>Flutter</w:t>
      </w:r>
      <w:r w:rsidRPr="00497F0D">
        <w:t xml:space="preserve"> </w:t>
      </w:r>
      <w:r w:rsidRPr="00497F0D">
        <w:rPr>
          <w:lang w:val="en-US"/>
        </w:rPr>
        <w:t>Package</w:t>
      </w:r>
      <w:r w:rsidRPr="00497F0D">
        <w:t xml:space="preserve"> </w:t>
      </w:r>
      <w:r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rPr>
          <w:rFonts w:eastAsia="Times New Roman" w:cs="Times New Roman"/>
          <w:color w:val="000000"/>
          <w:szCs w:val="28"/>
        </w:rPr>
        <w:t xml:space="preserve">. – Режим доступа: </w:t>
      </w:r>
      <w:r w:rsidRPr="009D321C">
        <w:rPr>
          <w:lang w:val="en-US"/>
        </w:rPr>
        <w:t>https</w:t>
      </w:r>
      <w:r w:rsidRPr="009D321C">
        <w:t>://</w:t>
      </w:r>
      <w:r w:rsidRPr="009D321C">
        <w:rPr>
          <w:lang w:val="en-US"/>
        </w:rPr>
        <w:t>pub</w:t>
      </w:r>
      <w:r w:rsidRPr="009D321C">
        <w:t>.</w:t>
      </w:r>
      <w:r w:rsidRPr="009D321C">
        <w:rPr>
          <w:lang w:val="en-US"/>
        </w:rPr>
        <w:t>dev</w:t>
      </w:r>
      <w:r w:rsidRPr="009D321C">
        <w:t>/</w:t>
      </w:r>
      <w:r w:rsidRPr="009D321C">
        <w:rPr>
          <w:lang w:val="en-US"/>
        </w:rPr>
        <w:t>packages</w:t>
      </w:r>
      <w:r w:rsidRPr="009D321C">
        <w:t>/</w:t>
      </w:r>
      <w:r w:rsidRPr="009D321C">
        <w:rPr>
          <w:lang w:val="en-US"/>
        </w:rPr>
        <w:t>crypto</w:t>
      </w:r>
    </w:p>
    <w:p w14:paraId="4CDBCC68" w14:textId="001FF18C" w:rsidR="009D321C" w:rsidRPr="00497F0D" w:rsidRDefault="009D321C" w:rsidP="009D32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en-US"/>
        </w:rPr>
        <w:t>sqflite</w:t>
      </w:r>
      <w:r w:rsidRPr="00497F0D">
        <w:rPr>
          <w:rFonts w:eastAsia="Times New Roman" w:cs="Times New Roman"/>
          <w:color w:val="000000"/>
          <w:szCs w:val="28"/>
        </w:rPr>
        <w:t xml:space="preserve">. </w:t>
      </w:r>
      <w:r w:rsidRPr="00497F0D">
        <w:rPr>
          <w:lang w:val="en-US"/>
        </w:rPr>
        <w:t>Flutter</w:t>
      </w:r>
      <w:r w:rsidRPr="00497F0D">
        <w:t xml:space="preserve"> </w:t>
      </w:r>
      <w:r w:rsidRPr="00497F0D">
        <w:rPr>
          <w:lang w:val="en-US"/>
        </w:rPr>
        <w:t>Package</w:t>
      </w:r>
      <w:r w:rsidRPr="00497F0D">
        <w:t xml:space="preserve"> </w:t>
      </w:r>
      <w:r w:rsidRPr="00497F0D">
        <w:rPr>
          <w:rFonts w:eastAsia="Times New Roman" w:cs="Times New Roman"/>
          <w:color w:val="000000"/>
          <w:szCs w:val="28"/>
        </w:rPr>
        <w:t xml:space="preserve">[Электронный ресурс] / </w:t>
      </w:r>
      <w:r w:rsidRPr="00497F0D">
        <w:rPr>
          <w:lang w:val="en-US"/>
        </w:rPr>
        <w:t>pub</w:t>
      </w:r>
      <w:r w:rsidRPr="00497F0D">
        <w:t>.</w:t>
      </w:r>
      <w:r w:rsidRPr="00497F0D">
        <w:rPr>
          <w:lang w:val="en-US"/>
        </w:rPr>
        <w:t>dev</w:t>
      </w:r>
      <w:r w:rsidRPr="00497F0D">
        <w:t>/</w:t>
      </w:r>
      <w:r w:rsidRPr="00497F0D">
        <w:rPr>
          <w:lang w:val="en-US"/>
        </w:rPr>
        <w:t>packages</w:t>
      </w:r>
      <w:r w:rsidRPr="00497F0D">
        <w:rPr>
          <w:rFonts w:eastAsia="Times New Roman" w:cs="Times New Roman"/>
          <w:color w:val="000000"/>
          <w:szCs w:val="28"/>
        </w:rPr>
        <w:t xml:space="preserve">. – Режим доступа: </w:t>
      </w:r>
      <w:r w:rsidRPr="009D321C">
        <w:rPr>
          <w:lang w:val="en-US"/>
        </w:rPr>
        <w:t>https</w:t>
      </w:r>
      <w:r w:rsidRPr="009D321C">
        <w:t>://</w:t>
      </w:r>
      <w:r w:rsidRPr="009D321C">
        <w:rPr>
          <w:lang w:val="en-US"/>
        </w:rPr>
        <w:t>pub</w:t>
      </w:r>
      <w:r w:rsidRPr="009D321C">
        <w:t>.</w:t>
      </w:r>
      <w:r w:rsidRPr="009D321C">
        <w:rPr>
          <w:lang w:val="en-US"/>
        </w:rPr>
        <w:t>dev</w:t>
      </w:r>
      <w:r w:rsidRPr="009D321C">
        <w:t>/</w:t>
      </w:r>
      <w:r w:rsidRPr="009D321C">
        <w:rPr>
          <w:lang w:val="en-US"/>
        </w:rPr>
        <w:t>packages</w:t>
      </w:r>
      <w:r w:rsidRPr="009D321C">
        <w:t>/</w:t>
      </w:r>
      <w:r w:rsidRPr="009D321C">
        <w:rPr>
          <w:lang w:val="en-US"/>
        </w:rPr>
        <w:t>sqflite</w:t>
      </w:r>
    </w:p>
    <w:p w14:paraId="7FAAA935" w14:textId="77777777" w:rsidR="009D321C" w:rsidRPr="009D321C" w:rsidRDefault="009D321C" w:rsidP="009D321C">
      <w:pPr>
        <w:pStyle w:val="ae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eastAsia="Times New Roman" w:cs="Times New Roman"/>
          <w:color w:val="000000"/>
          <w:szCs w:val="28"/>
        </w:rPr>
      </w:pPr>
    </w:p>
    <w:p w14:paraId="0EF8907E" w14:textId="2BEEA44B" w:rsidR="0019575F" w:rsidRDefault="0019575F" w:rsidP="0019575F">
      <w:pPr>
        <w:ind w:firstLine="709"/>
        <w:rPr>
          <w:szCs w:val="28"/>
        </w:rPr>
      </w:pPr>
    </w:p>
    <w:p w14:paraId="7D21AE3B" w14:textId="1025F73C" w:rsidR="009D321C" w:rsidRDefault="009D321C" w:rsidP="0019575F">
      <w:pPr>
        <w:ind w:firstLine="709"/>
        <w:rPr>
          <w:szCs w:val="28"/>
        </w:rPr>
      </w:pPr>
    </w:p>
    <w:p w14:paraId="1B8A7E8F" w14:textId="2B25EB8C" w:rsidR="009D321C" w:rsidRDefault="009D321C" w:rsidP="0019575F">
      <w:pPr>
        <w:ind w:firstLine="709"/>
        <w:rPr>
          <w:szCs w:val="28"/>
        </w:rPr>
      </w:pPr>
    </w:p>
    <w:p w14:paraId="68CA2B28" w14:textId="2EE67A72" w:rsidR="009D321C" w:rsidRDefault="009D321C" w:rsidP="0019575F">
      <w:pPr>
        <w:ind w:firstLine="709"/>
        <w:rPr>
          <w:szCs w:val="28"/>
        </w:rPr>
      </w:pPr>
    </w:p>
    <w:p w14:paraId="5AF423E1" w14:textId="63115EFB" w:rsidR="009D321C" w:rsidRDefault="009D321C" w:rsidP="0019575F">
      <w:pPr>
        <w:ind w:firstLine="709"/>
        <w:rPr>
          <w:szCs w:val="28"/>
        </w:rPr>
      </w:pPr>
    </w:p>
    <w:p w14:paraId="2C75A0C5" w14:textId="37A57A63" w:rsidR="009D321C" w:rsidRDefault="009D321C" w:rsidP="0019575F">
      <w:pPr>
        <w:ind w:firstLine="709"/>
        <w:rPr>
          <w:szCs w:val="28"/>
        </w:rPr>
      </w:pPr>
    </w:p>
    <w:p w14:paraId="6254F31E" w14:textId="6FFFA6DA" w:rsidR="009D321C" w:rsidRDefault="009D321C" w:rsidP="0019575F">
      <w:pPr>
        <w:ind w:firstLine="709"/>
        <w:rPr>
          <w:szCs w:val="28"/>
        </w:rPr>
      </w:pPr>
    </w:p>
    <w:p w14:paraId="3DB0FB0C" w14:textId="499BCCF5" w:rsidR="009D321C" w:rsidRDefault="009D321C" w:rsidP="0019575F">
      <w:pPr>
        <w:ind w:firstLine="709"/>
        <w:rPr>
          <w:szCs w:val="28"/>
        </w:rPr>
      </w:pPr>
    </w:p>
    <w:p w14:paraId="7912A56C" w14:textId="5B6118F1" w:rsidR="009D321C" w:rsidRDefault="009D321C" w:rsidP="0019575F">
      <w:pPr>
        <w:ind w:firstLine="709"/>
        <w:rPr>
          <w:szCs w:val="28"/>
        </w:rPr>
      </w:pPr>
    </w:p>
    <w:p w14:paraId="3706C75E" w14:textId="1A1B379E" w:rsidR="009D321C" w:rsidRDefault="009D321C" w:rsidP="0019575F">
      <w:pPr>
        <w:ind w:firstLine="709"/>
        <w:rPr>
          <w:szCs w:val="28"/>
        </w:rPr>
      </w:pPr>
    </w:p>
    <w:p w14:paraId="21317367" w14:textId="01250971" w:rsidR="009D321C" w:rsidRDefault="009D321C" w:rsidP="0019575F">
      <w:pPr>
        <w:ind w:firstLine="709"/>
        <w:rPr>
          <w:szCs w:val="28"/>
        </w:rPr>
      </w:pPr>
    </w:p>
    <w:p w14:paraId="04E7F16C" w14:textId="512566A5" w:rsidR="009D321C" w:rsidRDefault="009D321C" w:rsidP="0019575F">
      <w:pPr>
        <w:ind w:firstLine="709"/>
        <w:rPr>
          <w:szCs w:val="28"/>
        </w:rPr>
      </w:pPr>
    </w:p>
    <w:p w14:paraId="22DFA5F0" w14:textId="78EDA22E" w:rsidR="009D321C" w:rsidRDefault="009D321C" w:rsidP="0019575F">
      <w:pPr>
        <w:ind w:firstLine="709"/>
        <w:rPr>
          <w:szCs w:val="28"/>
        </w:rPr>
      </w:pPr>
    </w:p>
    <w:p w14:paraId="4F73AF2D" w14:textId="241443EA" w:rsidR="009D321C" w:rsidRDefault="009D321C" w:rsidP="0019575F">
      <w:pPr>
        <w:ind w:firstLine="709"/>
        <w:rPr>
          <w:szCs w:val="28"/>
        </w:rPr>
      </w:pPr>
    </w:p>
    <w:p w14:paraId="387E376F" w14:textId="5D21657B" w:rsidR="009D321C" w:rsidRDefault="009D321C" w:rsidP="0019575F">
      <w:pPr>
        <w:ind w:firstLine="709"/>
        <w:rPr>
          <w:szCs w:val="28"/>
        </w:rPr>
      </w:pPr>
    </w:p>
    <w:p w14:paraId="653EF673" w14:textId="3B8180A8" w:rsidR="009D321C" w:rsidRDefault="009D321C" w:rsidP="0019575F">
      <w:pPr>
        <w:ind w:firstLine="709"/>
        <w:rPr>
          <w:szCs w:val="28"/>
        </w:rPr>
      </w:pPr>
    </w:p>
    <w:p w14:paraId="72316F91" w14:textId="6D91F2E7" w:rsidR="009D321C" w:rsidRDefault="009D321C" w:rsidP="0019575F">
      <w:pPr>
        <w:ind w:firstLine="709"/>
        <w:rPr>
          <w:szCs w:val="28"/>
        </w:rPr>
      </w:pPr>
    </w:p>
    <w:p w14:paraId="1320710C" w14:textId="5E9D86D7" w:rsidR="009D321C" w:rsidRDefault="009D321C" w:rsidP="0019575F">
      <w:pPr>
        <w:ind w:firstLine="709"/>
        <w:rPr>
          <w:szCs w:val="28"/>
        </w:rPr>
      </w:pPr>
    </w:p>
    <w:p w14:paraId="5C4AC9C2" w14:textId="3C2B07A5" w:rsidR="009D321C" w:rsidRDefault="009D321C" w:rsidP="0019575F">
      <w:pPr>
        <w:ind w:firstLine="709"/>
        <w:rPr>
          <w:szCs w:val="28"/>
        </w:rPr>
      </w:pPr>
    </w:p>
    <w:p w14:paraId="59D11B8F" w14:textId="461B15E4" w:rsidR="009D321C" w:rsidRDefault="009D321C" w:rsidP="0019575F">
      <w:pPr>
        <w:ind w:firstLine="709"/>
        <w:rPr>
          <w:szCs w:val="28"/>
        </w:rPr>
      </w:pPr>
    </w:p>
    <w:p w14:paraId="1823969C" w14:textId="28559CCA" w:rsidR="009D321C" w:rsidRDefault="009D321C" w:rsidP="0019575F">
      <w:pPr>
        <w:ind w:firstLine="709"/>
        <w:rPr>
          <w:szCs w:val="28"/>
        </w:rPr>
      </w:pPr>
    </w:p>
    <w:p w14:paraId="10F83FFE" w14:textId="77777777" w:rsidR="009D321C" w:rsidRPr="009C709E" w:rsidRDefault="009D321C" w:rsidP="009D321C">
      <w:pPr>
        <w:spacing w:after="36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9C709E">
        <w:rPr>
          <w:b/>
          <w:lang w:val="en-US"/>
        </w:rPr>
        <w:t xml:space="preserve"> </w:t>
      </w:r>
      <w:r>
        <w:rPr>
          <w:b/>
        </w:rPr>
        <w:t>А</w:t>
      </w:r>
    </w:p>
    <w:p w14:paraId="062212FA" w14:textId="1202984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AppUser(</w:t>
      </w:r>
    </w:p>
    <w:p w14:paraId="643EA59C" w14:textId="3B00B18D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[id] [int] IDENTITY(1,1) NOT NULL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26432A1" w14:textId="2CF55A14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[username] [nvarchar](50) NULL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UNIQUE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68F725F9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[password] [nvarchar](50) NULL,</w:t>
      </w:r>
    </w:p>
    <w:p w14:paraId="776CBB1C" w14:textId="6017C1C6" w:rsidR="009D321C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 xml:space="preserve">) </w:t>
      </w:r>
      <w:r w:rsidR="00822B4A">
        <w:rPr>
          <w:rFonts w:cs="Times New Roman"/>
          <w:color w:val="000000" w:themeColor="text1"/>
          <w:szCs w:val="28"/>
          <w:lang w:val="en-US"/>
        </w:rPr>
        <w:t>;</w:t>
      </w:r>
    </w:p>
    <w:p w14:paraId="638B7785" w14:textId="77777777" w:rsidR="00F0238E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5D1FE5ED" w14:textId="78364225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Organisation(</w:t>
      </w:r>
    </w:p>
    <w:p w14:paraId="2BC49442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[id] [int] IDENTITY(1,1) NOT NULL,</w:t>
      </w:r>
    </w:p>
    <w:p w14:paraId="2F7875AE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[name] [nvarchar](50) NULL,</w:t>
      </w:r>
    </w:p>
    <w:p w14:paraId="3B47558D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[password] [nvarchar](50) NULL,</w:t>
      </w:r>
    </w:p>
    <w:p w14:paraId="3AA9C4AF" w14:textId="7306102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[creatorID] [int] </w:t>
      </w:r>
      <w:r w:rsidR="00822B4A">
        <w:rPr>
          <w:rFonts w:cs="Times New Roman"/>
          <w:color w:val="000000" w:themeColor="text1"/>
          <w:szCs w:val="28"/>
          <w:lang w:val="en-US"/>
        </w:rPr>
        <w:t>FOREIGN KEY REFERENCES AppUser(id)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3E6C93FA" w14:textId="0A71BC2C" w:rsid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5F7BC1D9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00062626" w14:textId="6DA6485C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OrganisationMember(</w:t>
      </w:r>
    </w:p>
    <w:p w14:paraId="06F22952" w14:textId="007A999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[userID] [int] </w:t>
      </w:r>
      <w:r w:rsidR="00822B4A">
        <w:rPr>
          <w:rFonts w:cs="Times New Roman"/>
          <w:color w:val="000000" w:themeColor="text1"/>
          <w:szCs w:val="28"/>
          <w:lang w:val="en-US"/>
        </w:rPr>
        <w:t>FOREIGN KEY REFERENCES AppUser(id)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327D408" w14:textId="50CC6B52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[organisationID] [int] 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FOREIGN KEY REFERENCES </w:t>
      </w:r>
      <w:r w:rsidR="00822B4A">
        <w:rPr>
          <w:rFonts w:cs="Times New Roman"/>
          <w:color w:val="000000" w:themeColor="text1"/>
          <w:szCs w:val="28"/>
          <w:lang w:val="en-US"/>
        </w:rPr>
        <w:t>Organisation</w:t>
      </w:r>
      <w:r w:rsidR="00822B4A">
        <w:rPr>
          <w:rFonts w:cs="Times New Roman"/>
          <w:color w:val="000000" w:themeColor="text1"/>
          <w:szCs w:val="28"/>
          <w:lang w:val="en-US"/>
        </w:rPr>
        <w:t>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9FE0299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[deleted] [bit] NULL,</w:t>
      </w:r>
    </w:p>
    <w:p w14:paraId="20B6B179" w14:textId="444A31D8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IDENTITY(1,1) </w:t>
      </w:r>
      <w:r w:rsidR="00822B4A">
        <w:rPr>
          <w:rFonts w:cs="Times New Roman"/>
          <w:color w:val="000000" w:themeColor="text1"/>
          <w:szCs w:val="28"/>
          <w:lang w:val="en-US"/>
        </w:rPr>
        <w:t>PRIMAEY KEY,</w:t>
      </w:r>
    </w:p>
    <w:p w14:paraId="4678277D" w14:textId="484CA566" w:rsidR="00F0238E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29604486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</w:rPr>
      </w:pPr>
    </w:p>
    <w:p w14:paraId="1A4BC454" w14:textId="0B353A3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ProjectMember(</w:t>
      </w:r>
    </w:p>
    <w:p w14:paraId="67B77B5E" w14:textId="3D57817A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IDENTITY(1,1) </w:t>
      </w:r>
      <w:r w:rsidR="00822B4A"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0504AF7A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[projectID] [int] NULL,</w:t>
      </w:r>
    </w:p>
    <w:p w14:paraId="1FCC8522" w14:textId="41727B0B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[organisationMemberID] [int] </w:t>
      </w:r>
      <w:r w:rsidR="00822B4A">
        <w:rPr>
          <w:rFonts w:cs="Times New Roman"/>
          <w:color w:val="000000" w:themeColor="text1"/>
          <w:szCs w:val="28"/>
          <w:lang w:val="en-US"/>
        </w:rPr>
        <w:t>FOREIGN KEY REFERENCES OrganisationMember(id)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041C2A78" w14:textId="320B5514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[deleted] [bit]</w:t>
      </w:r>
      <w:r w:rsidR="00822B4A">
        <w:rPr>
          <w:rFonts w:cs="Times New Roman"/>
          <w:color w:val="000000" w:themeColor="text1"/>
          <w:szCs w:val="28"/>
          <w:lang w:val="en-US"/>
        </w:rPr>
        <w:t xml:space="preserve"> DEFAULT(0)</w:t>
      </w:r>
    </w:p>
    <w:p w14:paraId="6EB2D099" w14:textId="3F72037C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18095C93" w14:textId="3A3130FE" w:rsidR="00F0238E" w:rsidRPr="00822B4A" w:rsidRDefault="00F0238E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48981D25" w14:textId="5E200B1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Project(</w:t>
      </w:r>
    </w:p>
    <w:p w14:paraId="0EA2E7B1" w14:textId="06132EBE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IDENTITY(1,1) </w:t>
      </w:r>
      <w:r w:rsidR="00822B4A"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A9F1D36" w14:textId="0E169323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[title] [nvarchar](</w:t>
      </w:r>
      <w:r w:rsidR="00822B4A">
        <w:rPr>
          <w:rFonts w:cs="Times New Roman"/>
          <w:color w:val="000000" w:themeColor="text1"/>
          <w:szCs w:val="28"/>
          <w:lang w:val="en-US"/>
        </w:rPr>
        <w:t>2</w:t>
      </w:r>
      <w:r w:rsidRPr="00822B4A">
        <w:rPr>
          <w:rFonts w:cs="Times New Roman"/>
          <w:color w:val="000000" w:themeColor="text1"/>
          <w:szCs w:val="28"/>
          <w:lang w:val="en-US"/>
        </w:rPr>
        <w:t>5</w:t>
      </w:r>
      <w:r w:rsidR="00822B4A">
        <w:rPr>
          <w:rFonts w:cs="Times New Roman"/>
          <w:color w:val="000000" w:themeColor="text1"/>
          <w:szCs w:val="28"/>
          <w:lang w:val="en-US"/>
        </w:rPr>
        <w:t>5</w:t>
      </w:r>
      <w:r w:rsidRPr="00822B4A">
        <w:rPr>
          <w:rFonts w:cs="Times New Roman"/>
          <w:color w:val="000000" w:themeColor="text1"/>
          <w:szCs w:val="28"/>
          <w:lang w:val="en-US"/>
        </w:rPr>
        <w:t>) NULL,</w:t>
      </w:r>
    </w:p>
    <w:p w14:paraId="65306506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[decription] [nvarchar](255) NULL,</w:t>
      </w:r>
    </w:p>
    <w:p w14:paraId="0CA0912B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[startDate] [date] NULL,</w:t>
      </w:r>
    </w:p>
    <w:p w14:paraId="06EDC703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[endDate] [date] NULL,</w:t>
      </w:r>
    </w:p>
    <w:p w14:paraId="6AF86DE4" w14:textId="77777777" w:rsidR="00F0238E" w:rsidRPr="00822B4A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[isDone] [bit] NULL,</w:t>
      </w:r>
    </w:p>
    <w:p w14:paraId="579CBFAF" w14:textId="13FC8630" w:rsidR="00F0238E" w:rsidRDefault="00F0238E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[creatorID] [int] NULL,</w:t>
      </w:r>
    </w:p>
    <w:p w14:paraId="59B4A69E" w14:textId="2227E628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005B4EC6" w14:textId="77777777" w:rsid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</w:p>
    <w:p w14:paraId="627D7BA3" w14:textId="3584BAD6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ALTER TABLE ProjectMember  ADD FOREIGN KEY(</w:t>
      </w:r>
      <w:r w:rsidR="001351A5">
        <w:rPr>
          <w:rFonts w:cs="Times New Roman"/>
          <w:color w:val="000000" w:themeColor="text1"/>
          <w:szCs w:val="28"/>
          <w:lang w:val="en-US"/>
        </w:rPr>
        <w:t>p</w:t>
      </w:r>
      <w:r w:rsidRPr="00822B4A">
        <w:rPr>
          <w:rFonts w:cs="Times New Roman"/>
          <w:color w:val="000000" w:themeColor="text1"/>
          <w:szCs w:val="28"/>
          <w:lang w:val="en-US"/>
        </w:rPr>
        <w:t>rojectID)</w:t>
      </w:r>
    </w:p>
    <w:p w14:paraId="307075A4" w14:textId="08D6B161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REFERENCES Project (id)</w:t>
      </w:r>
    </w:p>
    <w:p w14:paraId="183CF4B4" w14:textId="77777777" w:rsid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</w:p>
    <w:p w14:paraId="67455221" w14:textId="6FB545A0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lastRenderedPageBreak/>
        <w:t>ALTER TABLE Project ADD FOREIGN KEY(creatorID)</w:t>
      </w:r>
    </w:p>
    <w:p w14:paraId="157469BE" w14:textId="69C83DE0" w:rsid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REFERENCES ProjectMember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22B4A">
        <w:rPr>
          <w:rFonts w:cs="Times New Roman"/>
          <w:color w:val="000000" w:themeColor="text1"/>
          <w:szCs w:val="28"/>
          <w:lang w:val="en-US"/>
        </w:rPr>
        <w:t>(id)</w:t>
      </w:r>
    </w:p>
    <w:p w14:paraId="6FBD6AB7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21DB39E2" w14:textId="7E8C6160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SubTask(</w:t>
      </w:r>
    </w:p>
    <w:p w14:paraId="72485F00" w14:textId="23B07A7E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IDENTITY(1,1) </w:t>
      </w:r>
      <w:r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D718347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[parent] [int] NULL,</w:t>
      </w:r>
    </w:p>
    <w:p w14:paraId="66C6136E" w14:textId="6C919335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[projectID] [int] </w:t>
      </w:r>
      <w:r>
        <w:rPr>
          <w:rFonts w:cs="Times New Roman"/>
          <w:color w:val="000000" w:themeColor="text1"/>
          <w:szCs w:val="28"/>
          <w:lang w:val="en-US"/>
        </w:rPr>
        <w:t>FOREIGN KEY REFERENCES Project(id)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57E45E97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[title] [nvarchar](50) NULL,</w:t>
      </w:r>
    </w:p>
    <w:p w14:paraId="6F0DBBD1" w14:textId="7777777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[isDone] [bit] NULL,</w:t>
      </w:r>
    </w:p>
    <w:p w14:paraId="7CEB2F84" w14:textId="6E2DA5D7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[isTotallyDone] [bit] </w:t>
      </w:r>
      <w:r>
        <w:rPr>
          <w:rFonts w:cs="Times New Roman"/>
          <w:color w:val="000000" w:themeColor="text1"/>
          <w:szCs w:val="28"/>
          <w:lang w:val="en-US"/>
        </w:rPr>
        <w:t>DEFAULT(0)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2E338BD3" w14:textId="50B3E0E5" w:rsidR="00F0238E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7454D465" w14:textId="77777777" w:rsidR="00822B4A" w:rsidRPr="00822B4A" w:rsidRDefault="00822B4A" w:rsidP="00822B4A">
      <w:pPr>
        <w:contextualSpacing/>
        <w:rPr>
          <w:rFonts w:cs="Times New Roman"/>
          <w:color w:val="000000" w:themeColor="text1"/>
          <w:szCs w:val="28"/>
          <w:lang w:val="en-US"/>
        </w:rPr>
      </w:pPr>
    </w:p>
    <w:p w14:paraId="1B17E96B" w14:textId="61CEE6EF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>CREATE TABLE SubTaskExecutor(</w:t>
      </w:r>
    </w:p>
    <w:p w14:paraId="7F626A69" w14:textId="62BA339B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[id] [int] IDENTITY(1,1) </w:t>
      </w:r>
      <w:r>
        <w:rPr>
          <w:rFonts w:cs="Times New Roman"/>
          <w:color w:val="000000" w:themeColor="text1"/>
          <w:szCs w:val="28"/>
          <w:lang w:val="en-US"/>
        </w:rPr>
        <w:t>PRIMARY KEY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D99355A" w14:textId="50282F39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 xml:space="preserve">[subTaskID] [int] </w:t>
      </w:r>
      <w:r>
        <w:rPr>
          <w:rFonts w:cs="Times New Roman"/>
          <w:color w:val="000000" w:themeColor="text1"/>
          <w:szCs w:val="28"/>
          <w:lang w:val="en-US"/>
        </w:rPr>
        <w:t>FOREIGN KEY REFERENCES SubTask(id)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79A0BD98" w14:textId="3DB4B678" w:rsidR="00822B4A" w:rsidRPr="00822B4A" w:rsidRDefault="00822B4A" w:rsidP="00822B4A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cs="Times New Roman"/>
          <w:color w:val="000000" w:themeColor="text1"/>
          <w:szCs w:val="28"/>
          <w:lang w:val="en-US"/>
        </w:rPr>
      </w:pPr>
      <w:r w:rsidRPr="00822B4A">
        <w:rPr>
          <w:rFonts w:cs="Times New Roman"/>
          <w:color w:val="000000" w:themeColor="text1"/>
          <w:szCs w:val="28"/>
          <w:lang w:val="en-US"/>
        </w:rPr>
        <w:tab/>
        <w:t>[executorID] [int]</w:t>
      </w:r>
      <w:r>
        <w:rPr>
          <w:rFonts w:cs="Times New Roman"/>
          <w:color w:val="000000" w:themeColor="text1"/>
          <w:szCs w:val="28"/>
          <w:lang w:val="en-US"/>
        </w:rPr>
        <w:t xml:space="preserve"> FOREIGN KEY REFERENCES ProjectMember(id)</w:t>
      </w:r>
      <w:r w:rsidRPr="00822B4A">
        <w:rPr>
          <w:rFonts w:cs="Times New Roman"/>
          <w:color w:val="000000" w:themeColor="text1"/>
          <w:szCs w:val="28"/>
          <w:lang w:val="en-US"/>
        </w:rPr>
        <w:t>,</w:t>
      </w:r>
    </w:p>
    <w:p w14:paraId="1A48CFD0" w14:textId="1FC7991F" w:rsidR="00F0238E" w:rsidRPr="00822B4A" w:rsidRDefault="00822B4A" w:rsidP="00822B4A">
      <w:pPr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);</w:t>
      </w:r>
    </w:p>
    <w:p w14:paraId="5620ACBF" w14:textId="3E900184" w:rsidR="00F0238E" w:rsidRPr="00F0238E" w:rsidRDefault="00F0238E" w:rsidP="00F0238E">
      <w:pPr>
        <w:rPr>
          <w:szCs w:val="28"/>
        </w:rPr>
      </w:pPr>
    </w:p>
    <w:p w14:paraId="3596EE89" w14:textId="7A49BF7A" w:rsidR="00F0238E" w:rsidRPr="00F0238E" w:rsidRDefault="00F0238E" w:rsidP="00F0238E">
      <w:pPr>
        <w:rPr>
          <w:szCs w:val="28"/>
        </w:rPr>
      </w:pPr>
    </w:p>
    <w:p w14:paraId="7A43B6FC" w14:textId="12CFD191" w:rsidR="00F0238E" w:rsidRPr="00F0238E" w:rsidRDefault="00F0238E" w:rsidP="00F0238E">
      <w:pPr>
        <w:rPr>
          <w:szCs w:val="28"/>
        </w:rPr>
      </w:pPr>
    </w:p>
    <w:p w14:paraId="1D2ADFEB" w14:textId="751F153A" w:rsidR="00F0238E" w:rsidRDefault="00F0238E" w:rsidP="00F0238E">
      <w:pPr>
        <w:tabs>
          <w:tab w:val="left" w:pos="3555"/>
        </w:tabs>
        <w:rPr>
          <w:szCs w:val="28"/>
        </w:rPr>
      </w:pPr>
    </w:p>
    <w:p w14:paraId="447E428A" w14:textId="3ACB7456" w:rsidR="00822B4A" w:rsidRDefault="00822B4A" w:rsidP="00F0238E">
      <w:pPr>
        <w:tabs>
          <w:tab w:val="left" w:pos="3555"/>
        </w:tabs>
        <w:rPr>
          <w:szCs w:val="28"/>
        </w:rPr>
      </w:pPr>
    </w:p>
    <w:p w14:paraId="2A3AD6AB" w14:textId="2E4A2647" w:rsidR="00822B4A" w:rsidRDefault="00822B4A" w:rsidP="00F0238E">
      <w:pPr>
        <w:tabs>
          <w:tab w:val="left" w:pos="3555"/>
        </w:tabs>
        <w:rPr>
          <w:szCs w:val="28"/>
        </w:rPr>
      </w:pPr>
    </w:p>
    <w:p w14:paraId="6DAB488F" w14:textId="5F0B7CD3" w:rsidR="00822B4A" w:rsidRDefault="00822B4A" w:rsidP="00F0238E">
      <w:pPr>
        <w:tabs>
          <w:tab w:val="left" w:pos="3555"/>
        </w:tabs>
        <w:rPr>
          <w:szCs w:val="28"/>
        </w:rPr>
      </w:pPr>
    </w:p>
    <w:p w14:paraId="56C093A0" w14:textId="34EC4D53" w:rsidR="00822B4A" w:rsidRDefault="00822B4A" w:rsidP="00F0238E">
      <w:pPr>
        <w:tabs>
          <w:tab w:val="left" w:pos="3555"/>
        </w:tabs>
        <w:rPr>
          <w:szCs w:val="28"/>
        </w:rPr>
      </w:pPr>
    </w:p>
    <w:p w14:paraId="685F27B7" w14:textId="25838B06" w:rsidR="00822B4A" w:rsidRDefault="00822B4A" w:rsidP="00F0238E">
      <w:pPr>
        <w:tabs>
          <w:tab w:val="left" w:pos="3555"/>
        </w:tabs>
        <w:rPr>
          <w:szCs w:val="28"/>
        </w:rPr>
      </w:pPr>
    </w:p>
    <w:p w14:paraId="42791C1A" w14:textId="3B37F0C1" w:rsidR="00822B4A" w:rsidRDefault="00822B4A" w:rsidP="00F0238E">
      <w:pPr>
        <w:tabs>
          <w:tab w:val="left" w:pos="3555"/>
        </w:tabs>
        <w:rPr>
          <w:szCs w:val="28"/>
        </w:rPr>
      </w:pPr>
    </w:p>
    <w:p w14:paraId="6C1BF7C0" w14:textId="07FC6036" w:rsidR="00822B4A" w:rsidRDefault="00822B4A" w:rsidP="00F0238E">
      <w:pPr>
        <w:tabs>
          <w:tab w:val="left" w:pos="3555"/>
        </w:tabs>
        <w:rPr>
          <w:szCs w:val="28"/>
        </w:rPr>
      </w:pPr>
    </w:p>
    <w:p w14:paraId="7803BAFA" w14:textId="4228EDF9" w:rsidR="00822B4A" w:rsidRDefault="00822B4A" w:rsidP="00F0238E">
      <w:pPr>
        <w:tabs>
          <w:tab w:val="left" w:pos="3555"/>
        </w:tabs>
        <w:rPr>
          <w:szCs w:val="28"/>
        </w:rPr>
      </w:pPr>
    </w:p>
    <w:p w14:paraId="373E4BB0" w14:textId="6BEA7DCB" w:rsidR="00822B4A" w:rsidRDefault="00822B4A" w:rsidP="00F0238E">
      <w:pPr>
        <w:tabs>
          <w:tab w:val="left" w:pos="3555"/>
        </w:tabs>
        <w:rPr>
          <w:szCs w:val="28"/>
        </w:rPr>
      </w:pPr>
    </w:p>
    <w:p w14:paraId="1DE8D34D" w14:textId="07FF02DF" w:rsidR="00822B4A" w:rsidRDefault="00822B4A" w:rsidP="00F0238E">
      <w:pPr>
        <w:tabs>
          <w:tab w:val="left" w:pos="3555"/>
        </w:tabs>
        <w:rPr>
          <w:szCs w:val="28"/>
        </w:rPr>
      </w:pPr>
    </w:p>
    <w:p w14:paraId="5D1DECF1" w14:textId="77777777" w:rsidR="00822B4A" w:rsidRDefault="00822B4A" w:rsidP="00F0238E">
      <w:pPr>
        <w:tabs>
          <w:tab w:val="left" w:pos="3555"/>
        </w:tabs>
        <w:rPr>
          <w:szCs w:val="28"/>
        </w:rPr>
      </w:pPr>
    </w:p>
    <w:p w14:paraId="08D695E7" w14:textId="2E096535" w:rsidR="00F0238E" w:rsidRDefault="00F0238E" w:rsidP="00F0238E">
      <w:pPr>
        <w:tabs>
          <w:tab w:val="left" w:pos="3555"/>
        </w:tabs>
        <w:rPr>
          <w:szCs w:val="28"/>
        </w:rPr>
      </w:pPr>
    </w:p>
    <w:p w14:paraId="19E804C6" w14:textId="77777777" w:rsidR="00822B4A" w:rsidRDefault="00822B4A" w:rsidP="00F0238E">
      <w:pPr>
        <w:tabs>
          <w:tab w:val="left" w:pos="3555"/>
        </w:tabs>
        <w:rPr>
          <w:szCs w:val="28"/>
        </w:rPr>
      </w:pPr>
    </w:p>
    <w:p w14:paraId="7A25425F" w14:textId="77777777" w:rsidR="00F0238E" w:rsidRPr="009C709E" w:rsidRDefault="00F0238E" w:rsidP="00F0238E">
      <w:pPr>
        <w:spacing w:after="36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9C709E">
        <w:rPr>
          <w:b/>
          <w:lang w:val="en-US"/>
        </w:rPr>
        <w:t xml:space="preserve"> </w:t>
      </w:r>
      <w:bookmarkStart w:id="45" w:name="_heading=h.3fwokq0" w:colFirst="0" w:colLast="0"/>
      <w:bookmarkEnd w:id="45"/>
      <w:r>
        <w:rPr>
          <w:b/>
        </w:rPr>
        <w:t>Б</w:t>
      </w:r>
    </w:p>
    <w:p w14:paraId="66ED4AE5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create table AppUser(</w:t>
      </w:r>
    </w:p>
    <w:p w14:paraId="684B74B7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</w: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id integer primary key AUTOINCREMENT,</w:t>
      </w:r>
    </w:p>
    <w:p w14:paraId="6DC1F2F3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</w: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username text,</w:t>
      </w:r>
    </w:p>
    <w:p w14:paraId="2620EBD6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</w: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password text,</w:t>
      </w:r>
    </w:p>
    <w:p w14:paraId="7DF4F0C0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ab/>
      </w: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changed integer</w:t>
      </w:r>
    </w:p>
    <w:p w14:paraId="730980FE" w14:textId="197735AB" w:rsid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F0238E">
        <w:rPr>
          <w:rFonts w:eastAsia="Times New Roman" w:cs="Times New Roman"/>
          <w:color w:val="000000" w:themeColor="text1"/>
          <w:szCs w:val="28"/>
          <w:lang w:val="en-US" w:eastAsia="ru-RU"/>
        </w:rPr>
        <w:t>)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;</w:t>
      </w:r>
    </w:p>
    <w:p w14:paraId="0D5293A0" w14:textId="77777777" w:rsidR="00F0238E" w:rsidRPr="00F0238E" w:rsidRDefault="00F0238E" w:rsidP="00F02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36368DC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Organisation(</w:t>
      </w:r>
    </w:p>
    <w:p w14:paraId="533169BC" w14:textId="4A07E6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36D9A519" w14:textId="2C17172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 text,password text,</w:t>
      </w:r>
    </w:p>
    <w:p w14:paraId="40AEDD97" w14:textId="0CE031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creatorID integer,</w:t>
      </w:r>
    </w:p>
    <w:p w14:paraId="4E636622" w14:textId="28B106A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integer,</w:t>
      </w:r>
    </w:p>
    <w:p w14:paraId="213D5C3A" w14:textId="0FCC38F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foreign key(creatorID) references AppUser(id)</w:t>
      </w:r>
    </w:p>
    <w:p w14:paraId="1B55BB35" w14:textId="33F624F0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4F3CD6E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CB8CE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OrganisationMember(</w:t>
      </w:r>
    </w:p>
    <w:p w14:paraId="51EECE5E" w14:textId="49C26BE5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73998337" w14:textId="60C391E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 integer references AppUser(id),</w:t>
      </w:r>
    </w:p>
    <w:p w14:paraId="7012F440" w14:textId="71BFA901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organisationID integer REFERENCES Organisation(id),</w:t>
      </w:r>
    </w:p>
    <w:p w14:paraId="5147B66A" w14:textId="018BF84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deleted integer,</w:t>
      </w:r>
    </w:p>
    <w:p w14:paraId="444103F6" w14:textId="16D842EB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</w:t>
      </w:r>
    </w:p>
    <w:p w14:paraId="4CE43308" w14:textId="181C97F5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BFE3ED0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27249F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Project(</w:t>
      </w:r>
    </w:p>
    <w:p w14:paraId="6B70B184" w14:textId="225E4DB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7058DCE4" w14:textId="5A9507E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 text,</w:t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1C5F5623" w14:textId="320D05F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decription text,</w:t>
      </w:r>
    </w:p>
    <w:p w14:paraId="5A0DBDDA" w14:textId="38A98661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startDate date,</w:t>
      </w:r>
    </w:p>
    <w:p w14:paraId="54912CA0" w14:textId="7EB3B7B8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endDate date,</w:t>
      </w:r>
    </w:p>
    <w:p w14:paraId="66FF0306" w14:textId="27979EC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isDone INTEGER,</w:t>
      </w:r>
    </w:p>
    <w:p w14:paraId="72820B19" w14:textId="3CAF2E7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</w:t>
      </w:r>
    </w:p>
    <w:p w14:paraId="30DD9621" w14:textId="03BC7CDF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10F192D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D07996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ProjectMember(</w:t>
      </w:r>
    </w:p>
    <w:p w14:paraId="01039836" w14:textId="640343DF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61F5CAF6" w14:textId="1D24E7C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projectID integer references Project(id)</w:t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4C9013F" w14:textId="275846E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deleted INTEGER default 0,</w:t>
      </w:r>
    </w:p>
    <w:p w14:paraId="0CE36414" w14:textId="2BDC477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</w:t>
      </w:r>
    </w:p>
    <w:p w14:paraId="2AC97C43" w14:textId="6B45CCF4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FD4A559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F43518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Project add column creatorID integer references ProjectMember(id)</w:t>
      </w:r>
    </w:p>
    <w:p w14:paraId="100F5305" w14:textId="28F99DE7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alter table ProjectMember add column organisationMemberID integer references OrganisationMember(id)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B2B742C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5E5F5C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SubTask(</w:t>
      </w:r>
    </w:p>
    <w:p w14:paraId="0BC9D7BA" w14:textId="3DACF33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2C573998" w14:textId="2EFABCAD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parent INTEGER null,</w:t>
      </w:r>
    </w:p>
    <w:p w14:paraId="7B35891D" w14:textId="6280031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projectID INTEGER REFERENCES Project(id),</w:t>
      </w:r>
    </w:p>
    <w:p w14:paraId="7B49A922" w14:textId="02F29ABD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 text,</w:t>
      </w:r>
    </w:p>
    <w:p w14:paraId="665B1CD8" w14:textId="293F7830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isDone integer,</w:t>
      </w:r>
    </w:p>
    <w:p w14:paraId="3A40EBE0" w14:textId="3026FB36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isTotallyDone integer,</w:t>
      </w:r>
    </w:p>
    <w:p w14:paraId="5C99652E" w14:textId="34356E3E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INTEGER,</w:t>
      </w:r>
    </w:p>
    <w:p w14:paraId="2FB6D80F" w14:textId="2EA9693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weakcreated integer,</w:t>
      </w:r>
    </w:p>
    <w:p w14:paraId="41153D59" w14:textId="77777777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created integer</w:t>
      </w:r>
    </w:p>
    <w:p w14:paraId="2E85C9F1" w14:textId="1D1479E1" w:rsid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5946190" w14:textId="7777777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814FDC" w14:textId="00D31A84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SubTaskExecutor(</w:t>
      </w:r>
    </w:p>
    <w:p w14:paraId="53111122" w14:textId="3491BAC2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integer PRIMARY KEY AUTOINCREMENT,</w:t>
      </w:r>
    </w:p>
    <w:p w14:paraId="1E190E36" w14:textId="64232D67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subTaskID integer REFERENCES SubTask(id),</w:t>
      </w:r>
    </w:p>
    <w:p w14:paraId="17D42227" w14:textId="3D7F9FD3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executorID integer REFERENCES ProjectMember(id),</w:t>
      </w:r>
    </w:p>
    <w:p w14:paraId="622CBC9D" w14:textId="694CAC6C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changed INTEGER</w:t>
      </w:r>
    </w:p>
    <w:p w14:paraId="2C1A1DBF" w14:textId="1A3C618E" w:rsidR="00F0238E" w:rsidRPr="00F0238E" w:rsidRDefault="00F0238E" w:rsidP="00F0238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023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73070FD" w14:textId="2D78224F" w:rsid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p w14:paraId="7E650ECF" w14:textId="77777777" w:rsidR="00F0238E" w:rsidRPr="00F0238E" w:rsidRDefault="00F0238E" w:rsidP="00F0238E">
      <w:pPr>
        <w:tabs>
          <w:tab w:val="left" w:pos="3555"/>
        </w:tabs>
        <w:rPr>
          <w:szCs w:val="28"/>
          <w:lang w:val="en-US"/>
        </w:rPr>
      </w:pPr>
    </w:p>
    <w:sectPr w:rsidR="00F0238E" w:rsidRPr="00F0238E" w:rsidSect="0075494D">
      <w:headerReference w:type="default" r:id="rId54"/>
      <w:footerReference w:type="default" r:id="rId55"/>
      <w:footerReference w:type="first" r:id="rId5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D46A8" w14:textId="77777777" w:rsidR="00D36986" w:rsidRDefault="00D36986" w:rsidP="0075494D">
      <w:pPr>
        <w:spacing w:after="0" w:line="240" w:lineRule="auto"/>
      </w:pPr>
      <w:r>
        <w:separator/>
      </w:r>
    </w:p>
  </w:endnote>
  <w:endnote w:type="continuationSeparator" w:id="0">
    <w:p w14:paraId="2D1A589D" w14:textId="77777777" w:rsidR="00D36986" w:rsidRDefault="00D36986" w:rsidP="00754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C4307" w14:textId="39F50173" w:rsidR="00D80ACA" w:rsidRDefault="00D80ACA" w:rsidP="0075494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929E5" w14:textId="4F6CCEC4" w:rsidR="00D80ACA" w:rsidRDefault="00D80ACA" w:rsidP="0075494D">
    <w:pPr>
      <w:pStyle w:val="a5"/>
      <w:jc w:val="center"/>
    </w:pPr>
    <w: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60DE9" w14:textId="77777777" w:rsidR="00D36986" w:rsidRDefault="00D36986" w:rsidP="0075494D">
      <w:pPr>
        <w:spacing w:after="0" w:line="240" w:lineRule="auto"/>
      </w:pPr>
      <w:r>
        <w:separator/>
      </w:r>
    </w:p>
  </w:footnote>
  <w:footnote w:type="continuationSeparator" w:id="0">
    <w:p w14:paraId="7EE7CEE3" w14:textId="77777777" w:rsidR="00D36986" w:rsidRDefault="00D36986" w:rsidP="00754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2006454"/>
      <w:docPartObj>
        <w:docPartGallery w:val="Page Numbers (Top of Page)"/>
        <w:docPartUnique/>
      </w:docPartObj>
    </w:sdtPr>
    <w:sdtContent>
      <w:p w14:paraId="544F4DB0" w14:textId="7AA99D39" w:rsidR="00D80ACA" w:rsidRDefault="00D80ACA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EDB094" w14:textId="77777777" w:rsidR="00D80ACA" w:rsidRDefault="00D80A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D3923"/>
    <w:multiLevelType w:val="multilevel"/>
    <w:tmpl w:val="4DCCF2C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E03299"/>
    <w:multiLevelType w:val="multilevel"/>
    <w:tmpl w:val="91AC212C"/>
    <w:lvl w:ilvl="0">
      <w:start w:val="1"/>
      <w:numFmt w:val="bullet"/>
      <w:lvlText w:val="–"/>
      <w:lvlJc w:val="left"/>
      <w:pPr>
        <w:ind w:left="0" w:firstLine="70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B23070"/>
    <w:multiLevelType w:val="hybridMultilevel"/>
    <w:tmpl w:val="E57A0516"/>
    <w:lvl w:ilvl="0" w:tplc="CA62C5E2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1D3822"/>
    <w:multiLevelType w:val="multilevel"/>
    <w:tmpl w:val="391A29B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937A9"/>
    <w:multiLevelType w:val="multilevel"/>
    <w:tmpl w:val="F68057DA"/>
    <w:lvl w:ilvl="0">
      <w:start w:val="2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53"/>
    <w:rsid w:val="00006688"/>
    <w:rsid w:val="00061E09"/>
    <w:rsid w:val="001351A5"/>
    <w:rsid w:val="0019575F"/>
    <w:rsid w:val="001A458B"/>
    <w:rsid w:val="001E70F1"/>
    <w:rsid w:val="0020159B"/>
    <w:rsid w:val="00222112"/>
    <w:rsid w:val="0024162F"/>
    <w:rsid w:val="00262935"/>
    <w:rsid w:val="002E1B2A"/>
    <w:rsid w:val="002E7829"/>
    <w:rsid w:val="0030731A"/>
    <w:rsid w:val="00315834"/>
    <w:rsid w:val="0032252D"/>
    <w:rsid w:val="00327AFF"/>
    <w:rsid w:val="003444F3"/>
    <w:rsid w:val="003A74F9"/>
    <w:rsid w:val="003F5778"/>
    <w:rsid w:val="004F79C3"/>
    <w:rsid w:val="005107C0"/>
    <w:rsid w:val="005A2C6A"/>
    <w:rsid w:val="005B516F"/>
    <w:rsid w:val="006D212D"/>
    <w:rsid w:val="006E13A0"/>
    <w:rsid w:val="007163F1"/>
    <w:rsid w:val="0075494D"/>
    <w:rsid w:val="00822B4A"/>
    <w:rsid w:val="008335AF"/>
    <w:rsid w:val="00851B9D"/>
    <w:rsid w:val="008C4FF5"/>
    <w:rsid w:val="008D2002"/>
    <w:rsid w:val="009669E3"/>
    <w:rsid w:val="009D140C"/>
    <w:rsid w:val="009D321C"/>
    <w:rsid w:val="00A414D8"/>
    <w:rsid w:val="00AC55A1"/>
    <w:rsid w:val="00BC33CE"/>
    <w:rsid w:val="00BC3621"/>
    <w:rsid w:val="00C007F6"/>
    <w:rsid w:val="00C5651A"/>
    <w:rsid w:val="00C66276"/>
    <w:rsid w:val="00D03203"/>
    <w:rsid w:val="00D131C2"/>
    <w:rsid w:val="00D17353"/>
    <w:rsid w:val="00D36986"/>
    <w:rsid w:val="00D74AA8"/>
    <w:rsid w:val="00D80ACA"/>
    <w:rsid w:val="00DA4D76"/>
    <w:rsid w:val="00EB5777"/>
    <w:rsid w:val="00EF473F"/>
    <w:rsid w:val="00F0238E"/>
    <w:rsid w:val="00F36200"/>
    <w:rsid w:val="00F9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C53429"/>
  <w15:chartTrackingRefBased/>
  <w15:docId w15:val="{ACA06E38-A9E6-4DE8-886E-B82D8B54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9E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4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0ACA"/>
    <w:pPr>
      <w:keepNext/>
      <w:keepLines/>
      <w:spacing w:before="160" w:after="12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494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549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494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754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75494D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8">
    <w:name w:val="Title"/>
    <w:basedOn w:val="a"/>
    <w:next w:val="a"/>
    <w:link w:val="a9"/>
    <w:uiPriority w:val="10"/>
    <w:qFormat/>
    <w:rsid w:val="0075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5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alloon Text"/>
    <w:basedOn w:val="a"/>
    <w:link w:val="ab"/>
    <w:uiPriority w:val="99"/>
    <w:semiHidden/>
    <w:unhideWhenUsed/>
    <w:rsid w:val="007163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163F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22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0ACA"/>
    <w:rPr>
      <w:rFonts w:ascii="Times New Roman" w:eastAsiaTheme="majorEastAsia" w:hAnsi="Times New Roman" w:cstheme="majorBidi"/>
      <w:b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D80AC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0ACA"/>
    <w:pPr>
      <w:spacing w:after="100"/>
    </w:pPr>
  </w:style>
  <w:style w:type="character" w:styleId="ad">
    <w:name w:val="Hyperlink"/>
    <w:basedOn w:val="a0"/>
    <w:uiPriority w:val="99"/>
    <w:unhideWhenUsed/>
    <w:rsid w:val="00D80AC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80ACA"/>
    <w:pPr>
      <w:spacing w:after="100"/>
      <w:ind w:left="280"/>
    </w:pPr>
  </w:style>
  <w:style w:type="paragraph" w:styleId="ae">
    <w:name w:val="List Paragraph"/>
    <w:basedOn w:val="a"/>
    <w:uiPriority w:val="34"/>
    <w:qFormat/>
    <w:rsid w:val="009D321C"/>
    <w:pPr>
      <w:ind w:left="720"/>
      <w:contextualSpacing/>
    </w:pPr>
  </w:style>
  <w:style w:type="character" w:styleId="af">
    <w:name w:val="Unresolved Mention"/>
    <w:basedOn w:val="a0"/>
    <w:uiPriority w:val="99"/>
    <w:semiHidden/>
    <w:unhideWhenUsed/>
    <w:rsid w:val="009D321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0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238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tediousjs.github.io/tedious/api-connection.html" TargetMode="Externa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tediousjs.github.io/tedious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1707-FB7F-4337-9BFF-49B55CA44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42</Pages>
  <Words>5260</Words>
  <Characters>29988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2023-05-15T14:43:00Z</dcterms:created>
  <dcterms:modified xsi:type="dcterms:W3CDTF">2023-05-16T15:56:00Z</dcterms:modified>
</cp:coreProperties>
</file>